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455A" w:rsidRDefault="005D64F2">
      <w:pPr>
        <w:rPr>
          <w:b/>
        </w:rPr>
      </w:pPr>
      <w:r>
        <w:rPr>
          <w:b/>
        </w:rPr>
        <w:t>Summary of OG-Core macroeconomic model</w:t>
      </w:r>
    </w:p>
    <w:p w14:paraId="00000002" w14:textId="77777777" w:rsidR="0032455A" w:rsidRDefault="005D64F2">
      <w:r>
        <w:t>For linking OG-Core to the CLEWS model</w:t>
      </w:r>
    </w:p>
    <w:p w14:paraId="00000003" w14:textId="77777777" w:rsidR="0032455A" w:rsidRDefault="0032455A"/>
    <w:p w14:paraId="00000004" w14:textId="77777777" w:rsidR="0032455A" w:rsidRDefault="005D64F2">
      <w:r>
        <w:t>This document is organized into the following sections</w:t>
      </w:r>
    </w:p>
    <w:p w14:paraId="00000005" w14:textId="77777777" w:rsidR="0032455A" w:rsidRDefault="0032455A"/>
    <w:p w14:paraId="00000006" w14:textId="77777777" w:rsidR="0032455A" w:rsidRDefault="005D64F2">
      <w:pPr>
        <w:numPr>
          <w:ilvl w:val="0"/>
          <w:numId w:val="2"/>
        </w:numPr>
      </w:pPr>
      <w:r>
        <w:t>Links to the model code and documentation online</w:t>
      </w:r>
    </w:p>
    <w:p w14:paraId="00000007" w14:textId="77777777" w:rsidR="0032455A" w:rsidRDefault="005D64F2">
      <w:pPr>
        <w:numPr>
          <w:ilvl w:val="0"/>
          <w:numId w:val="2"/>
        </w:numPr>
      </w:pPr>
      <w:r>
        <w:t>Summary of how the model works</w:t>
      </w:r>
    </w:p>
    <w:p w14:paraId="00000008" w14:textId="77777777" w:rsidR="0032455A" w:rsidRDefault="005D64F2">
      <w:pPr>
        <w:numPr>
          <w:ilvl w:val="0"/>
          <w:numId w:val="2"/>
        </w:numPr>
      </w:pPr>
      <w:r>
        <w:t>Summary of model inputs</w:t>
      </w:r>
    </w:p>
    <w:p w14:paraId="00000009" w14:textId="77777777" w:rsidR="0032455A" w:rsidRDefault="005D64F2">
      <w:pPr>
        <w:numPr>
          <w:ilvl w:val="0"/>
          <w:numId w:val="2"/>
        </w:numPr>
      </w:pPr>
      <w:r>
        <w:t>Summary of model outputs</w:t>
      </w:r>
    </w:p>
    <w:p w14:paraId="0000000A" w14:textId="77777777" w:rsidR="0032455A" w:rsidRDefault="005D64F2">
      <w:pPr>
        <w:numPr>
          <w:ilvl w:val="0"/>
          <w:numId w:val="2"/>
        </w:numPr>
      </w:pPr>
      <w:r>
        <w:t>Types of research questions</w:t>
      </w:r>
    </w:p>
    <w:p w14:paraId="0000000B" w14:textId="77777777" w:rsidR="0032455A" w:rsidRDefault="005D64F2">
      <w:pPr>
        <w:numPr>
          <w:ilvl w:val="0"/>
          <w:numId w:val="2"/>
        </w:numPr>
      </w:pPr>
      <w:r>
        <w:t>References to papers using OG-Core</w:t>
      </w:r>
    </w:p>
    <w:p w14:paraId="0000000C" w14:textId="77777777" w:rsidR="0032455A" w:rsidRDefault="0032455A"/>
    <w:p w14:paraId="0000000D" w14:textId="77777777" w:rsidR="0032455A" w:rsidRDefault="005D64F2">
      <w:pPr>
        <w:pStyle w:val="Heading2"/>
      </w:pPr>
      <w:bookmarkStart w:id="0" w:name="_lvi6wl2vp2s4" w:colFirst="0" w:colLast="0"/>
      <w:bookmarkEnd w:id="0"/>
      <w:r>
        <w:t>1. Links to the model code and documentation online</w:t>
      </w:r>
    </w:p>
    <w:p w14:paraId="0000000E" w14:textId="77777777" w:rsidR="0032455A" w:rsidRDefault="005D64F2">
      <w:r>
        <w:t xml:space="preserve">All the code for OG-Core is available at </w:t>
      </w:r>
      <w:hyperlink r:id="rId7">
        <w:r>
          <w:rPr>
            <w:color w:val="1155CC"/>
            <w:u w:val="single"/>
          </w:rPr>
          <w:t>https://github.com/PSLmodels/OG-Core</w:t>
        </w:r>
      </w:hyperlink>
      <w:r>
        <w:t>.</w:t>
      </w:r>
    </w:p>
    <w:p w14:paraId="0000000F" w14:textId="77777777" w:rsidR="0032455A" w:rsidRDefault="0032455A"/>
    <w:p w14:paraId="00000010" w14:textId="77777777" w:rsidR="0032455A" w:rsidRDefault="005D64F2">
      <w:r>
        <w:t xml:space="preserve">The online documentation for the model, including description of the Python API as well as the theory behind the code, is available at </w:t>
      </w:r>
      <w:hyperlink r:id="rId8">
        <w:r>
          <w:rPr>
            <w:color w:val="1155CC"/>
            <w:u w:val="single"/>
          </w:rPr>
          <w:t>https://pslmodels.github.io/OG-Core</w:t>
        </w:r>
      </w:hyperlink>
      <w:r>
        <w:t>.</w:t>
      </w:r>
    </w:p>
    <w:p w14:paraId="00000011" w14:textId="77777777" w:rsidR="0032455A" w:rsidRDefault="0032455A"/>
    <w:p w14:paraId="00000012" w14:textId="77777777" w:rsidR="0032455A" w:rsidRDefault="005D64F2">
      <w:r>
        <w:t>The model can also be directly downloaded from the Python Package Index (</w:t>
      </w:r>
      <w:hyperlink r:id="rId9">
        <w:r>
          <w:rPr>
            <w:color w:val="1155CC"/>
            <w:u w:val="single"/>
          </w:rPr>
          <w:t>PyPI.org</w:t>
        </w:r>
      </w:hyperlink>
      <w:r>
        <w:t xml:space="preserve">) as a Python package </w:t>
      </w:r>
      <w:hyperlink r:id="rId10">
        <w:proofErr w:type="spellStart"/>
        <w:r>
          <w:rPr>
            <w:rFonts w:ascii="Inconsolata" w:eastAsia="Inconsolata" w:hAnsi="Inconsolata" w:cs="Inconsolata"/>
            <w:color w:val="1155CC"/>
            <w:u w:val="single"/>
          </w:rPr>
          <w:t>ogcore</w:t>
        </w:r>
        <w:proofErr w:type="spellEnd"/>
      </w:hyperlink>
      <w:r>
        <w:t xml:space="preserve">, which can be directly installed on your local machine using the </w:t>
      </w:r>
      <w:r>
        <w:rPr>
          <w:rFonts w:ascii="Inconsolata" w:eastAsia="Inconsolata" w:hAnsi="Inconsolata" w:cs="Inconsolata"/>
        </w:rPr>
        <w:t xml:space="preserve">pip install </w:t>
      </w:r>
      <w:proofErr w:type="spellStart"/>
      <w:r>
        <w:rPr>
          <w:rFonts w:ascii="Inconsolata" w:eastAsia="Inconsolata" w:hAnsi="Inconsolata" w:cs="Inconsolata"/>
        </w:rPr>
        <w:t>ogcore</w:t>
      </w:r>
      <w:proofErr w:type="spellEnd"/>
      <w:r>
        <w:t xml:space="preserve"> command.</w:t>
      </w:r>
    </w:p>
    <w:p w14:paraId="00000013" w14:textId="77777777" w:rsidR="0032455A" w:rsidRDefault="0032455A"/>
    <w:p w14:paraId="00000014" w14:textId="77777777" w:rsidR="0032455A" w:rsidRDefault="005D64F2">
      <w:pPr>
        <w:pStyle w:val="Heading2"/>
      </w:pPr>
      <w:bookmarkStart w:id="1" w:name="_4i6270pirv14" w:colFirst="0" w:colLast="0"/>
      <w:bookmarkEnd w:id="1"/>
      <w:r>
        <w:t>2. Summary of how the model works</w:t>
      </w:r>
    </w:p>
    <w:p w14:paraId="00000015" w14:textId="77777777" w:rsidR="0032455A" w:rsidRDefault="005D64F2">
      <w:r>
        <w:t xml:space="preserve">OG-Core is a large-scale </w:t>
      </w:r>
      <w:proofErr w:type="gramStart"/>
      <w:r>
        <w:t>open source</w:t>
      </w:r>
      <w:proofErr w:type="gramEnd"/>
      <w:r>
        <w:t xml:space="preserve"> dynamic general equilibrium model of country fiscal policy. This model solves for the equilibrium outcomes of an economy from the current period until a date in the distant future. The model first </w:t>
      </w:r>
      <w:proofErr w:type="gramStart"/>
      <w:r>
        <w:t>solves for</w:t>
      </w:r>
      <w:proofErr w:type="gramEnd"/>
      <w:r>
        <w:t xml:space="preserve"> the very </w:t>
      </w:r>
      <w:proofErr w:type="gramStart"/>
      <w:r>
        <w:t>long run</w:t>
      </w:r>
      <w:proofErr w:type="gramEnd"/>
      <w:r>
        <w:t xml:space="preserve"> economic outcomes, or </w:t>
      </w:r>
      <w:proofErr w:type="gramStart"/>
      <w:r>
        <w:t>steady-state</w:t>
      </w:r>
      <w:proofErr w:type="gramEnd"/>
      <w:r>
        <w:t>. The model solves for the equilibrium transition path of the economic outcomes from the current period to a period in the distant future when the economy reaches its steady state.</w:t>
      </w:r>
    </w:p>
    <w:p w14:paraId="00000016" w14:textId="77777777" w:rsidR="0032455A" w:rsidRDefault="0032455A"/>
    <w:p w14:paraId="00000017" w14:textId="77777777" w:rsidR="0032455A" w:rsidRDefault="005D64F2">
      <w:r>
        <w:t>In the most common calibration of OG-Core, equilibrium in each period is characterized by 1,120 nonlinear equations and unknown variables (2 household decisions x 80 ages x 7 ability types). Because we solve the model for up to 320 time periods (years), the equilibrium outcomes of the model are characterized by a system of more than 358,400 nonlinear equations.</w:t>
      </w:r>
    </w:p>
    <w:p w14:paraId="00000018" w14:textId="77777777" w:rsidR="0032455A" w:rsidRDefault="0032455A"/>
    <w:p w14:paraId="00000019" w14:textId="77777777" w:rsidR="0032455A" w:rsidRDefault="005D64F2">
      <w:r>
        <w:t xml:space="preserve">These equations represent the optimal decisions of businesses and households over their lifetimes, subject to budget constraints and government activity. The model has very detailed demographic dynamics, modeling how the population distribution by age evolves over time using mortality rates, fertility rates, and immigration rates by age. OG-Core also accurately </w:t>
      </w:r>
      <w:r>
        <w:lastRenderedPageBreak/>
        <w:t>reflects the interactions of government with households (through taxes and transfers) and with businesses (through taxes and infrastructure investment). Finally, the model includes financial flows of capital from abroad.</w:t>
      </w:r>
    </w:p>
    <w:p w14:paraId="0000001A" w14:textId="77777777" w:rsidR="0032455A" w:rsidRDefault="0032455A"/>
    <w:p w14:paraId="0000001B" w14:textId="77777777" w:rsidR="0032455A" w:rsidRDefault="005D64F2">
      <w:pPr>
        <w:pStyle w:val="Heading2"/>
      </w:pPr>
      <w:bookmarkStart w:id="2" w:name="_e9avbt4iemw7" w:colFirst="0" w:colLast="0"/>
      <w:bookmarkEnd w:id="2"/>
      <w:r>
        <w:t>3. Summary of OG-Core model inputs that could come from CLEWS outputs</w:t>
      </w:r>
    </w:p>
    <w:p w14:paraId="0000001C" w14:textId="77777777" w:rsidR="0032455A" w:rsidRDefault="005D64F2">
      <w:r>
        <w:t>A full list of the inputs to OG-Core is available in the online documentation in an appendix chapter entitled, “</w:t>
      </w:r>
      <w:hyperlink r:id="rId11">
        <w:r>
          <w:rPr>
            <w:color w:val="1155CC"/>
            <w:u w:val="single"/>
          </w:rPr>
          <w:t>Model parameters</w:t>
        </w:r>
      </w:hyperlink>
      <w:r>
        <w:t xml:space="preserve">”. These are the primary factors that the </w:t>
      </w:r>
      <w:hyperlink r:id="rId12">
        <w:r>
          <w:rPr>
            <w:color w:val="1155CC"/>
            <w:u w:val="single"/>
          </w:rPr>
          <w:t>CLEWS</w:t>
        </w:r>
      </w:hyperlink>
      <w:r>
        <w:t xml:space="preserve"> model could inform and feed into.</w:t>
      </w:r>
    </w:p>
    <w:p w14:paraId="0000001D" w14:textId="77777777" w:rsidR="0032455A" w:rsidRDefault="0032455A"/>
    <w:p w14:paraId="6F744B06" w14:textId="257468CF" w:rsidR="00622CA6" w:rsidRDefault="00622CA6" w:rsidP="00622CA6">
      <w:pPr>
        <w:numPr>
          <w:ilvl w:val="0"/>
          <w:numId w:val="9"/>
        </w:numPr>
        <w:rPr>
          <w:ins w:id="3" w:author="Thomas Alfstad" w:date="2024-10-31T12:24:00Z" w16du:dateUtc="2024-10-31T16:24:00Z"/>
        </w:rPr>
      </w:pPr>
      <w:ins w:id="4" w:author="Thomas Alfstad" w:date="2024-10-31T12:24:00Z" w16du:dateUtc="2024-10-31T16:24:00Z">
        <w:r w:rsidRPr="00B11CF9">
          <w:t xml:space="preserve">Carbon intensity by production sector </w:t>
        </w:r>
        <w:r>
          <w:t xml:space="preserve">to calibrate level of </w:t>
        </w:r>
        <w:r w:rsidRPr="00B11CF9">
          <w:t>carbon tax</w:t>
        </w:r>
      </w:ins>
      <w:ins w:id="5" w:author="Thomas Alfstad" w:date="2024-10-31T12:25:00Z" w16du:dateUtc="2024-10-31T16:25:00Z">
        <w:r>
          <w:t xml:space="preserve"> (e.g. translate carbon price in $/t or a carbon cap into a tax</w:t>
        </w:r>
      </w:ins>
      <w:ins w:id="6" w:author="Thomas Alfstad" w:date="2024-10-31T12:26:00Z" w16du:dateUtc="2024-10-31T16:26:00Z">
        <w:r>
          <w:t xml:space="preserve"> that is dynamically adjusted for decarbonization of the economy over the time</w:t>
        </w:r>
      </w:ins>
      <w:ins w:id="7" w:author="Thomas Alfstad" w:date="2024-10-31T12:27:00Z" w16du:dateUtc="2024-10-31T16:27:00Z">
        <w:r>
          <w:t xml:space="preserve"> horizon</w:t>
        </w:r>
      </w:ins>
      <w:ins w:id="8" w:author="Thomas Alfstad" w:date="2024-10-31T12:24:00Z" w16du:dateUtc="2024-10-31T16:24:00Z">
        <w:r w:rsidRPr="00B11CF9">
          <w:t>)</w:t>
        </w:r>
      </w:ins>
    </w:p>
    <w:p w14:paraId="5B6F211C" w14:textId="07A219C6" w:rsidR="00622CA6" w:rsidRPr="00B11CF9" w:rsidRDefault="00622CA6" w:rsidP="00622CA6">
      <w:pPr>
        <w:numPr>
          <w:ilvl w:val="0"/>
          <w:numId w:val="9"/>
        </w:numPr>
        <w:rPr>
          <w:ins w:id="9" w:author="Thomas Alfstad" w:date="2024-10-31T12:24:00Z" w16du:dateUtc="2024-10-31T16:24:00Z"/>
        </w:rPr>
      </w:pPr>
      <w:ins w:id="10" w:author="Thomas Alfstad" w:date="2024-10-31T12:24:00Z" w16du:dateUtc="2024-10-31T16:24:00Z">
        <w:r>
          <w:t xml:space="preserve">Energy, land and water footprint of policy scenarios </w:t>
        </w:r>
      </w:ins>
      <w:ins w:id="11" w:author="Thomas Alfstad" w:date="2024-10-31T13:39:00Z" w16du:dateUtc="2024-10-31T17:39:00Z">
        <w:r w:rsidR="00090CF1">
          <w:t xml:space="preserve">(aligning </w:t>
        </w:r>
      </w:ins>
    </w:p>
    <w:p w14:paraId="515619CB" w14:textId="020B02AD" w:rsidR="00622CA6" w:rsidRPr="00B11CF9" w:rsidRDefault="00622CA6" w:rsidP="00622CA6">
      <w:pPr>
        <w:numPr>
          <w:ilvl w:val="0"/>
          <w:numId w:val="9"/>
        </w:numPr>
        <w:rPr>
          <w:ins w:id="12" w:author="Thomas Alfstad" w:date="2024-10-31T12:24:00Z" w16du:dateUtc="2024-10-31T16:24:00Z"/>
        </w:rPr>
      </w:pPr>
      <w:ins w:id="13" w:author="Thomas Alfstad" w:date="2024-10-31T12:24:00Z" w16du:dateUtc="2024-10-31T16:24:00Z">
        <w:r w:rsidRPr="00B11CF9">
          <w:t xml:space="preserve">Mix of factors to produce goods: e.g., mix of </w:t>
        </w:r>
      </w:ins>
      <w:ins w:id="14" w:author="Thomas Alfstad" w:date="2024-10-31T12:27:00Z" w16du:dateUtc="2024-10-31T16:27:00Z">
        <w:r>
          <w:t>energy carriers</w:t>
        </w:r>
      </w:ins>
      <w:ins w:id="15" w:author="Thomas Alfstad" w:date="2024-10-31T12:24:00Z" w16du:dateUtc="2024-10-31T16:24:00Z">
        <w:r w:rsidRPr="00B11CF9">
          <w:t xml:space="preserve"> in energy production, that can be used to update the input-output (IO) matrix in the OG model</w:t>
        </w:r>
      </w:ins>
    </w:p>
    <w:p w14:paraId="6F286CCA" w14:textId="77777777" w:rsidR="00622CA6" w:rsidRPr="00B11CF9" w:rsidRDefault="00622CA6" w:rsidP="00622CA6">
      <w:pPr>
        <w:numPr>
          <w:ilvl w:val="1"/>
          <w:numId w:val="9"/>
        </w:numPr>
        <w:rPr>
          <w:ins w:id="16" w:author="Thomas Alfstad" w:date="2024-10-31T12:24:00Z" w16du:dateUtc="2024-10-31T16:24:00Z"/>
        </w:rPr>
      </w:pPr>
      <w:ins w:id="17" w:author="Thomas Alfstad" w:date="2024-10-31T12:24:00Z" w16du:dateUtc="2024-10-31T16:24:00Z">
        <w:r w:rsidRPr="00B11CF9">
          <w:t>Depends on level of detail in IO matrix</w:t>
        </w:r>
      </w:ins>
    </w:p>
    <w:p w14:paraId="7CE27EBC" w14:textId="77777777" w:rsidR="00622CA6" w:rsidRPr="00B11CF9" w:rsidRDefault="00622CA6" w:rsidP="00622CA6">
      <w:pPr>
        <w:numPr>
          <w:ilvl w:val="1"/>
          <w:numId w:val="9"/>
        </w:numPr>
        <w:rPr>
          <w:ins w:id="18" w:author="Thomas Alfstad" w:date="2024-10-31T12:24:00Z" w16du:dateUtc="2024-10-31T16:24:00Z"/>
        </w:rPr>
      </w:pPr>
      <w:ins w:id="19" w:author="Thomas Alfstad" w:date="2024-10-31T12:24:00Z" w16du:dateUtc="2024-10-31T16:24:00Z">
        <w:r w:rsidRPr="00B11CF9">
          <w:t>CLEWs can describe how gov't policy may change the mix of production like this -- and again this can be used to affect the IO matrix in OG</w:t>
        </w:r>
      </w:ins>
    </w:p>
    <w:p w14:paraId="1824EE28" w14:textId="6021C6AE" w:rsidR="00622CA6" w:rsidRDefault="00622CA6" w:rsidP="00622CA6">
      <w:pPr>
        <w:numPr>
          <w:ilvl w:val="0"/>
          <w:numId w:val="9"/>
        </w:numPr>
        <w:rPr>
          <w:ins w:id="20" w:author="Thomas Alfstad" w:date="2024-10-31T12:27:00Z" w16du:dateUtc="2024-10-31T16:27:00Z"/>
        </w:rPr>
      </w:pPr>
      <w:bookmarkStart w:id="21" w:name="_Hlk181275936"/>
      <w:commentRangeStart w:id="22"/>
      <w:ins w:id="23" w:author="Thomas Alfstad" w:date="2024-10-31T12:27:00Z" w16du:dateUtc="2024-10-31T16:27:00Z">
        <w:r>
          <w:t>Investment</w:t>
        </w:r>
      </w:ins>
      <w:ins w:id="24" w:author="Thomas Alfstad" w:date="2024-10-31T13:40:00Z" w16du:dateUtc="2024-10-31T17:40:00Z">
        <w:r w:rsidR="00090CF1">
          <w:t xml:space="preserve"> level and </w:t>
        </w:r>
      </w:ins>
      <w:ins w:id="25" w:author="Thomas Alfstad" w:date="2024-10-31T13:41:00Z" w16du:dateUtc="2024-10-31T17:41:00Z">
        <w:r w:rsidR="00090CF1">
          <w:t>substitution</w:t>
        </w:r>
      </w:ins>
      <w:ins w:id="26" w:author="Thomas Alfstad" w:date="2024-10-31T13:40:00Z" w16du:dateUtc="2024-10-31T17:40:00Z">
        <w:r w:rsidR="00090CF1">
          <w:t xml:space="preserve"> of capital for other inputs</w:t>
        </w:r>
      </w:ins>
    </w:p>
    <w:p w14:paraId="59EA99FD" w14:textId="6EC1C527" w:rsidR="00090CF1" w:rsidRDefault="00090CF1" w:rsidP="00622CA6">
      <w:pPr>
        <w:numPr>
          <w:ilvl w:val="1"/>
          <w:numId w:val="9"/>
        </w:numPr>
        <w:rPr>
          <w:ins w:id="27" w:author="Thomas Alfstad" w:date="2024-10-31T13:43:00Z" w16du:dateUtc="2024-10-31T17:43:00Z"/>
        </w:rPr>
      </w:pPr>
      <w:ins w:id="28" w:author="Thomas Alfstad" w:date="2024-10-31T13:39:00Z" w16du:dateUtc="2024-10-31T17:39:00Z">
        <w:r>
          <w:t xml:space="preserve">Expansion of clean energy </w:t>
        </w:r>
      </w:ins>
      <w:ins w:id="29" w:author="Thomas Alfstad" w:date="2024-10-31T13:41:00Z" w16du:dateUtc="2024-10-31T17:41:00Z">
        <w:r>
          <w:t>infrastructure</w:t>
        </w:r>
      </w:ins>
      <w:ins w:id="30" w:author="Thomas Alfstad" w:date="2024-10-31T13:39:00Z" w16du:dateUtc="2024-10-31T17:39:00Z">
        <w:r>
          <w:t xml:space="preserve"> </w:t>
        </w:r>
      </w:ins>
      <w:ins w:id="31" w:author="Thomas Alfstad" w:date="2024-10-31T13:40:00Z" w16du:dateUtc="2024-10-31T17:40:00Z">
        <w:r>
          <w:t xml:space="preserve">involves a transition to a </w:t>
        </w:r>
      </w:ins>
      <w:ins w:id="32" w:author="Thomas Alfstad" w:date="2024-10-31T13:41:00Z" w16du:dateUtc="2024-10-31T17:41:00Z">
        <w:r>
          <w:t xml:space="preserve">more </w:t>
        </w:r>
      </w:ins>
      <w:ins w:id="33" w:author="Thomas Alfstad" w:date="2024-10-31T13:42:00Z" w16du:dateUtc="2024-10-31T17:42:00Z">
        <w:r>
          <w:t>capital-intensive</w:t>
        </w:r>
      </w:ins>
      <w:ins w:id="34" w:author="Thomas Alfstad" w:date="2024-10-31T13:41:00Z" w16du:dateUtc="2024-10-31T17:41:00Z">
        <w:r>
          <w:t xml:space="preserve"> energy sector (i.e. capital is used to </w:t>
        </w:r>
      </w:ins>
      <w:ins w:id="35" w:author="Thomas Alfstad" w:date="2024-10-31T13:42:00Z" w16du:dateUtc="2024-10-31T17:42:00Z">
        <w:r>
          <w:t xml:space="preserve">substitute for other inputs such as mining products </w:t>
        </w:r>
      </w:ins>
      <w:ins w:id="36" w:author="Thomas Alfstad" w:date="2024-10-31T13:44:00Z" w16du:dateUtc="2024-10-31T17:44:00Z">
        <w:r>
          <w:t xml:space="preserve">e.g. </w:t>
        </w:r>
      </w:ins>
      <w:ins w:id="37" w:author="Thomas Alfstad" w:date="2024-10-31T13:42:00Z" w16du:dateUtc="2024-10-31T17:42:00Z">
        <w:r>
          <w:t xml:space="preserve">gas, coal etc.). </w:t>
        </w:r>
      </w:ins>
    </w:p>
    <w:p w14:paraId="15BFB504" w14:textId="2240C477" w:rsidR="00622CA6" w:rsidRDefault="00090CF1" w:rsidP="00622CA6">
      <w:pPr>
        <w:numPr>
          <w:ilvl w:val="1"/>
          <w:numId w:val="9"/>
        </w:numPr>
        <w:rPr>
          <w:ins w:id="38" w:author="Thomas Alfstad" w:date="2024-10-31T13:50:00Z" w16du:dateUtc="2024-10-31T17:50:00Z"/>
        </w:rPr>
      </w:pPr>
      <w:ins w:id="39" w:author="Thomas Alfstad" w:date="2024-10-31T13:47:00Z" w16du:dateUtc="2024-10-31T17:47:00Z">
        <w:r>
          <w:t xml:space="preserve">It would further </w:t>
        </w:r>
      </w:ins>
      <w:ins w:id="40" w:author="Thomas Alfstad" w:date="2024-10-31T13:48:00Z" w16du:dateUtc="2024-10-31T17:48:00Z">
        <w:r>
          <w:t>shift the balance of inputs to the energy sector away from mining products towards</w:t>
        </w:r>
      </w:ins>
      <w:ins w:id="41" w:author="Thomas Alfstad" w:date="2024-10-31T13:50:00Z" w16du:dateUtc="2024-10-31T17:50:00Z">
        <w:r w:rsidR="00241DDC">
          <w:t xml:space="preserve"> manufactured products</w:t>
        </w:r>
      </w:ins>
      <w:ins w:id="42" w:author="Thomas Alfstad" w:date="2024-10-31T13:48:00Z" w16du:dateUtc="2024-10-31T17:48:00Z">
        <w:r>
          <w:t xml:space="preserve"> </w:t>
        </w:r>
      </w:ins>
      <w:ins w:id="43" w:author="Thomas Alfstad" w:date="2024-10-31T13:49:00Z" w16du:dateUtc="2024-10-31T17:49:00Z">
        <w:r>
          <w:t xml:space="preserve">(e.g. </w:t>
        </w:r>
        <w:r w:rsidR="00241DDC">
          <w:t>gas, coal to solar panels, wind turbines and batteries)</w:t>
        </w:r>
      </w:ins>
      <w:ins w:id="44" w:author="Thomas Alfstad" w:date="2024-10-31T13:47:00Z" w16du:dateUtc="2024-10-31T17:47:00Z">
        <w:r>
          <w:t xml:space="preserve"> </w:t>
        </w:r>
      </w:ins>
      <w:ins w:id="45" w:author="Thomas Alfstad" w:date="2024-10-31T12:27:00Z" w16du:dateUtc="2024-10-31T16:27:00Z">
        <w:r w:rsidR="00622CA6">
          <w:t xml:space="preserve"> </w:t>
        </w:r>
      </w:ins>
    </w:p>
    <w:p w14:paraId="6297E753" w14:textId="49475A7D" w:rsidR="00241DDC" w:rsidRPr="00B11CF9" w:rsidRDefault="00241DDC">
      <w:pPr>
        <w:numPr>
          <w:ilvl w:val="1"/>
          <w:numId w:val="9"/>
        </w:numPr>
        <w:rPr>
          <w:ins w:id="46" w:author="Thomas Alfstad" w:date="2024-10-31T12:24:00Z" w16du:dateUtc="2024-10-31T16:24:00Z"/>
        </w:rPr>
        <w:pPrChange w:id="47" w:author="Thomas Alfstad" w:date="2024-10-31T12:27:00Z" w16du:dateUtc="2024-10-31T16:27:00Z">
          <w:pPr>
            <w:numPr>
              <w:numId w:val="9"/>
            </w:numPr>
            <w:ind w:left="720" w:hanging="360"/>
          </w:pPr>
        </w:pPrChange>
      </w:pPr>
      <w:ins w:id="48" w:author="Thomas Alfstad" w:date="2024-10-31T13:50:00Z" w16du:dateUtc="2024-10-31T17:50:00Z">
        <w:r>
          <w:t>Shift in mining activities from fossil fuels to rare metals</w:t>
        </w:r>
      </w:ins>
    </w:p>
    <w:p w14:paraId="5BD131BF" w14:textId="6D9C0F33" w:rsidR="00622CA6" w:rsidRPr="00B11CF9" w:rsidRDefault="00090CF1" w:rsidP="00622CA6">
      <w:pPr>
        <w:numPr>
          <w:ilvl w:val="1"/>
          <w:numId w:val="9"/>
        </w:numPr>
        <w:rPr>
          <w:ins w:id="49" w:author="Thomas Alfstad" w:date="2024-10-31T12:24:00Z" w16du:dateUtc="2024-10-31T16:24:00Z"/>
        </w:rPr>
      </w:pPr>
      <w:ins w:id="50" w:author="Thomas Alfstad" w:date="2024-10-31T13:43:00Z" w16du:dateUtc="2024-10-31T17:43:00Z">
        <w:r>
          <w:t xml:space="preserve">In a </w:t>
        </w:r>
      </w:ins>
      <w:ins w:id="51" w:author="Thomas Alfstad" w:date="2024-10-31T12:24:00Z" w16du:dateUtc="2024-10-31T16:24:00Z">
        <w:r w:rsidR="00622CA6" w:rsidRPr="00B11CF9">
          <w:t xml:space="preserve">CLEWs </w:t>
        </w:r>
      </w:ins>
      <w:ins w:id="52" w:author="Thomas Alfstad" w:date="2024-10-31T13:43:00Z" w16du:dateUtc="2024-10-31T17:43:00Z">
        <w:r>
          <w:t>mo</w:t>
        </w:r>
      </w:ins>
      <w:ins w:id="53" w:author="Thomas Alfstad" w:date="2024-10-31T13:44:00Z" w16du:dateUtc="2024-10-31T17:44:00Z">
        <w:r>
          <w:t xml:space="preserve">del </w:t>
        </w:r>
      </w:ins>
      <w:ins w:id="54" w:author="Thomas Alfstad" w:date="2024-10-31T13:45:00Z" w16du:dateUtc="2024-10-31T17:45:00Z">
        <w:r>
          <w:t xml:space="preserve">a policy such as a carbon tax or a </w:t>
        </w:r>
      </w:ins>
      <w:ins w:id="55" w:author="Thomas Alfstad" w:date="2024-10-31T13:46:00Z" w16du:dateUtc="2024-10-31T17:46:00Z">
        <w:r>
          <w:t xml:space="preserve">carbon cap </w:t>
        </w:r>
      </w:ins>
      <w:ins w:id="56" w:author="Thomas Alfstad" w:date="2024-10-31T12:24:00Z" w16du:dateUtc="2024-10-31T16:24:00Z">
        <w:r w:rsidR="00622CA6" w:rsidRPr="00B11CF9">
          <w:t xml:space="preserve">would </w:t>
        </w:r>
      </w:ins>
      <w:ins w:id="57" w:author="Thomas Alfstad" w:date="2024-10-31T13:50:00Z" w16du:dateUtc="2024-10-31T17:50:00Z">
        <w:r w:rsidR="00241DDC">
          <w:t xml:space="preserve">therefore </w:t>
        </w:r>
      </w:ins>
      <w:ins w:id="58" w:author="Thomas Alfstad" w:date="2024-10-31T12:24:00Z" w16du:dateUtc="2024-10-31T16:24:00Z">
        <w:r w:rsidR="00622CA6" w:rsidRPr="00B11CF9">
          <w:t>spur investment in new green tech, but in OG, this increases cost of energy and would reduce investment</w:t>
        </w:r>
      </w:ins>
    </w:p>
    <w:p w14:paraId="63203E28" w14:textId="3B6FC49F" w:rsidR="00241DDC" w:rsidRDefault="005D64F2" w:rsidP="00622CA6">
      <w:pPr>
        <w:numPr>
          <w:ilvl w:val="2"/>
          <w:numId w:val="9"/>
        </w:numPr>
        <w:rPr>
          <w:ins w:id="59" w:author="Thomas Alfstad" w:date="2024-10-31T13:52:00Z" w16du:dateUtc="2024-10-31T17:52:00Z"/>
        </w:rPr>
      </w:pPr>
      <w:ins w:id="60" w:author="Thomas Alfstad" w:date="2024-10-31T14:00:00Z" w16du:dateUtc="2024-10-31T18:00:00Z">
        <w:r>
          <w:t>There are two main drivers pushing energy investment in opposite directions,</w:t>
        </w:r>
      </w:ins>
      <w:ins w:id="61" w:author="Thomas Alfstad" w:date="2024-10-31T14:01:00Z" w16du:dateUtc="2024-10-31T18:01:00Z">
        <w:r>
          <w:t xml:space="preserve"> reduced energy demand due to higher energy prices and internal</w:t>
        </w:r>
      </w:ins>
      <w:ins w:id="62" w:author="Thomas Alfstad" w:date="2024-10-31T14:00:00Z" w16du:dateUtc="2024-10-31T18:00:00Z">
        <w:r>
          <w:t xml:space="preserve"> re</w:t>
        </w:r>
      </w:ins>
      <w:ins w:id="63" w:author="Thomas Alfstad" w:date="2024-10-31T14:01:00Z" w16du:dateUtc="2024-10-31T18:01:00Z">
        <w:r>
          <w:t xml:space="preserve">structuring towards more capital-intensive production. </w:t>
        </w:r>
      </w:ins>
      <w:ins w:id="64" w:author="Thomas Alfstad" w:date="2024-10-31T13:46:00Z" w16du:dateUtc="2024-10-31T17:46:00Z">
        <w:r w:rsidR="00090CF1">
          <w:t>An open question would be how to align th</w:t>
        </w:r>
      </w:ins>
      <w:ins w:id="65" w:author="Thomas Alfstad" w:date="2024-10-31T13:47:00Z" w16du:dateUtc="2024-10-31T17:47:00Z">
        <w:r w:rsidR="00090CF1">
          <w:t>e</w:t>
        </w:r>
      </w:ins>
      <w:ins w:id="66" w:author="Thomas Alfstad" w:date="2024-10-31T13:46:00Z" w16du:dateUtc="2024-10-31T17:46:00Z">
        <w:r w:rsidR="00090CF1">
          <w:t>s</w:t>
        </w:r>
      </w:ins>
      <w:ins w:id="67" w:author="Thomas Alfstad" w:date="2024-10-31T13:47:00Z" w16du:dateUtc="2024-10-31T17:47:00Z">
        <w:r w:rsidR="00090CF1">
          <w:t>e</w:t>
        </w:r>
      </w:ins>
      <w:ins w:id="68" w:author="Thomas Alfstad" w:date="2024-10-31T13:46:00Z" w16du:dateUtc="2024-10-31T17:46:00Z">
        <w:r w:rsidR="00090CF1">
          <w:t xml:space="preserve"> different dynamics</w:t>
        </w:r>
      </w:ins>
      <w:ins w:id="69" w:author="Thomas Alfstad" w:date="2024-10-31T13:47:00Z" w16du:dateUtc="2024-10-31T17:47:00Z">
        <w:r w:rsidR="00090CF1">
          <w:t xml:space="preserve">. </w:t>
        </w:r>
      </w:ins>
    </w:p>
    <w:p w14:paraId="036E5597" w14:textId="3374EED4" w:rsidR="00622CA6" w:rsidRDefault="00241DDC" w:rsidP="00241DDC">
      <w:pPr>
        <w:numPr>
          <w:ilvl w:val="3"/>
          <w:numId w:val="9"/>
        </w:numPr>
        <w:rPr>
          <w:ins w:id="70" w:author="Thomas Alfstad" w:date="2024-10-31T13:52:00Z" w16du:dateUtc="2024-10-31T17:52:00Z"/>
        </w:rPr>
      </w:pPr>
      <w:ins w:id="71" w:author="Thomas Alfstad" w:date="2024-10-31T13:51:00Z" w16du:dateUtc="2024-10-31T17:51:00Z">
        <w:r>
          <w:t>OG-core is better suited to assess the reduction in energy demand (and thus investment) due to relative price increase of energy relative to other factors of production</w:t>
        </w:r>
      </w:ins>
    </w:p>
    <w:p w14:paraId="222878DE" w14:textId="078AA87A" w:rsidR="005D64F2" w:rsidRPr="00B11CF9" w:rsidRDefault="00241DDC">
      <w:pPr>
        <w:numPr>
          <w:ilvl w:val="3"/>
          <w:numId w:val="9"/>
        </w:numPr>
        <w:rPr>
          <w:ins w:id="72" w:author="Thomas Alfstad" w:date="2024-10-31T12:24:00Z" w16du:dateUtc="2024-10-31T16:24:00Z"/>
        </w:rPr>
        <w:pPrChange w:id="73" w:author="Thomas Alfstad" w:date="2024-10-31T14:01:00Z" w16du:dateUtc="2024-10-31T18:01:00Z">
          <w:pPr>
            <w:numPr>
              <w:ilvl w:val="2"/>
              <w:numId w:val="9"/>
            </w:numPr>
            <w:ind w:left="2160" w:hanging="360"/>
          </w:pPr>
        </w:pPrChange>
      </w:pPr>
      <w:ins w:id="74" w:author="Thomas Alfstad" w:date="2024-10-31T13:52:00Z" w16du:dateUtc="2024-10-31T17:52:00Z">
        <w:r>
          <w:t xml:space="preserve">CLEWs </w:t>
        </w:r>
        <w:proofErr w:type="gramStart"/>
        <w:r>
          <w:t>is</w:t>
        </w:r>
        <w:proofErr w:type="gramEnd"/>
        <w:r>
          <w:t xml:space="preserve"> better suited to </w:t>
        </w:r>
      </w:ins>
      <w:ins w:id="75" w:author="Thomas Alfstad" w:date="2024-10-31T13:53:00Z" w16du:dateUtc="2024-10-31T17:53:00Z">
        <w:r>
          <w:t xml:space="preserve">address the internal restructuring of the energy system </w:t>
        </w:r>
      </w:ins>
      <w:ins w:id="76" w:author="Thomas Alfstad" w:date="2024-10-31T13:54:00Z" w16du:dateUtc="2024-10-31T17:54:00Z">
        <w:r>
          <w:t xml:space="preserve">towards a higher capital intensity.  </w:t>
        </w:r>
      </w:ins>
      <w:ins w:id="77" w:author="Thomas Alfstad" w:date="2024-10-31T13:53:00Z" w16du:dateUtc="2024-10-31T17:53:00Z">
        <w:r>
          <w:t xml:space="preserve"> </w:t>
        </w:r>
      </w:ins>
    </w:p>
    <w:p w14:paraId="3AD6363B" w14:textId="717CAEBD" w:rsidR="00622CA6" w:rsidRPr="00B11CF9" w:rsidRDefault="00241DDC" w:rsidP="00622CA6">
      <w:pPr>
        <w:numPr>
          <w:ilvl w:val="2"/>
          <w:numId w:val="9"/>
        </w:numPr>
        <w:rPr>
          <w:ins w:id="78" w:author="Thomas Alfstad" w:date="2024-10-31T12:24:00Z" w16du:dateUtc="2024-10-31T16:24:00Z"/>
        </w:rPr>
      </w:pPr>
      <w:ins w:id="79" w:author="Thomas Alfstad" w:date="2024-10-31T13:58:00Z" w16du:dateUtc="2024-10-31T17:58:00Z">
        <w:r>
          <w:t xml:space="preserve">Need to establish a way to and ensure that </w:t>
        </w:r>
      </w:ins>
      <w:ins w:id="80" w:author="Thomas Alfstad" w:date="2024-10-31T12:24:00Z" w16du:dateUtc="2024-10-31T16:24:00Z">
        <w:r w:rsidR="00622CA6" w:rsidRPr="00B11CF9">
          <w:t xml:space="preserve">the economics </w:t>
        </w:r>
      </w:ins>
      <w:ins w:id="81" w:author="Thomas Alfstad" w:date="2024-10-31T13:59:00Z" w16du:dateUtc="2024-10-31T17:59:00Z">
        <w:r>
          <w:t xml:space="preserve">of the joint </w:t>
        </w:r>
        <w:r w:rsidR="005D64F2">
          <w:t>representation wo</w:t>
        </w:r>
      </w:ins>
      <w:ins w:id="82" w:author="Thomas Alfstad" w:date="2024-10-31T12:24:00Z" w16du:dateUtc="2024-10-31T16:24:00Z">
        <w:r w:rsidR="00622CA6" w:rsidRPr="00B11CF9">
          <w:t>rk out in the way we expect</w:t>
        </w:r>
      </w:ins>
      <w:ins w:id="83" w:author="Thomas Alfstad" w:date="2024-10-31T13:59:00Z" w16du:dateUtc="2024-10-31T17:59:00Z">
        <w:r w:rsidR="005D64F2">
          <w:t xml:space="preserve"> (in line with data/experience) </w:t>
        </w:r>
      </w:ins>
      <w:ins w:id="84" w:author="Thomas Alfstad" w:date="2024-10-31T12:24:00Z" w16du:dateUtc="2024-10-31T16:24:00Z">
        <w:r w:rsidR="00622CA6" w:rsidRPr="00B11CF9">
          <w:t xml:space="preserve"> </w:t>
        </w:r>
      </w:ins>
    </w:p>
    <w:bookmarkEnd w:id="21"/>
    <w:p w14:paraId="46EB4E00" w14:textId="481EC9AE" w:rsidR="00622CA6" w:rsidRPr="00B11CF9" w:rsidRDefault="00622CA6" w:rsidP="00622CA6">
      <w:pPr>
        <w:numPr>
          <w:ilvl w:val="2"/>
          <w:numId w:val="9"/>
        </w:numPr>
        <w:rPr>
          <w:ins w:id="85" w:author="Thomas Alfstad" w:date="2024-10-31T12:24:00Z" w16du:dateUtc="2024-10-31T16:24:00Z"/>
        </w:rPr>
      </w:pPr>
      <w:ins w:id="86" w:author="Thomas Alfstad" w:date="2024-10-31T12:24:00Z" w16du:dateUtc="2024-10-31T16:24:00Z">
        <w:r w:rsidRPr="00B11CF9">
          <w:lastRenderedPageBreak/>
          <w:t xml:space="preserve">Maybe we need </w:t>
        </w:r>
        <w:r>
          <w:t xml:space="preserve">to distinguish between </w:t>
        </w:r>
        <w:r w:rsidRPr="00B11CF9">
          <w:t>different types of capital</w:t>
        </w:r>
      </w:ins>
      <w:ins w:id="87" w:author="Thomas Alfstad" w:date="2024-10-31T13:59:00Z" w16du:dateUtc="2024-10-31T17:59:00Z">
        <w:r w:rsidR="005D64F2">
          <w:t xml:space="preserve"> in the OG model</w:t>
        </w:r>
      </w:ins>
      <w:ins w:id="88" w:author="Thomas Alfstad" w:date="2024-10-31T12:24:00Z" w16du:dateUtc="2024-10-31T16:24:00Z">
        <w:r w:rsidRPr="00B11CF9">
          <w:t xml:space="preserve"> (e.g., green and dirty capital)</w:t>
        </w:r>
      </w:ins>
    </w:p>
    <w:p w14:paraId="4C1C244D" w14:textId="77777777" w:rsidR="00622CA6" w:rsidRPr="00B11CF9" w:rsidRDefault="00622CA6" w:rsidP="00622CA6">
      <w:pPr>
        <w:numPr>
          <w:ilvl w:val="3"/>
          <w:numId w:val="9"/>
        </w:numPr>
        <w:rPr>
          <w:ins w:id="89" w:author="Thomas Alfstad" w:date="2024-10-31T12:24:00Z" w16du:dateUtc="2024-10-31T16:24:00Z"/>
        </w:rPr>
      </w:pPr>
      <w:ins w:id="90" w:author="Thomas Alfstad" w:date="2024-10-31T12:24:00Z" w16du:dateUtc="2024-10-31T16:24:00Z">
        <w:r w:rsidRPr="00B11CF9">
          <w:t>Or is differentiated industries enough (</w:t>
        </w:r>
        <w:proofErr w:type="spellStart"/>
        <w:r w:rsidRPr="00B11CF9">
          <w:t>e.g</w:t>
        </w:r>
        <w:proofErr w:type="spellEnd"/>
        <w:r w:rsidRPr="00B11CF9">
          <w:t>, green energy and dirty energy and the relative prices change)?</w:t>
        </w:r>
      </w:ins>
    </w:p>
    <w:p w14:paraId="0000001E" w14:textId="0A5C63FE" w:rsidR="0032455A" w:rsidDel="00622CA6" w:rsidRDefault="005D64F2">
      <w:pPr>
        <w:numPr>
          <w:ilvl w:val="0"/>
          <w:numId w:val="1"/>
        </w:numPr>
        <w:rPr>
          <w:del w:id="91" w:author="Thomas Alfstad" w:date="2024-10-31T12:24:00Z" w16du:dateUtc="2024-10-31T16:24:00Z"/>
        </w:rPr>
      </w:pPr>
      <w:del w:id="92" w:author="Thomas Alfstad" w:date="2024-10-31T12:24:00Z" w16du:dateUtc="2024-10-31T16:24:00Z">
        <w:r w:rsidDel="00622CA6">
          <w:delText>Carbon intensity by production sector (useful for analyzing a carbon tax)</w:delText>
        </w:r>
      </w:del>
    </w:p>
    <w:p w14:paraId="0000001F" w14:textId="3D4C4578" w:rsidR="0032455A" w:rsidDel="00622CA6" w:rsidRDefault="005D64F2">
      <w:pPr>
        <w:numPr>
          <w:ilvl w:val="0"/>
          <w:numId w:val="1"/>
        </w:numPr>
        <w:rPr>
          <w:del w:id="93" w:author="Thomas Alfstad" w:date="2024-10-31T12:24:00Z" w16du:dateUtc="2024-10-31T16:24:00Z"/>
        </w:rPr>
      </w:pPr>
      <w:del w:id="94" w:author="Thomas Alfstad" w:date="2024-10-31T12:24:00Z" w16du:dateUtc="2024-10-31T16:24:00Z">
        <w:r w:rsidDel="00622CA6">
          <w:delText>Mix of factors to produce goods: e.g., mix of coal and gas in energy production, that can be used to update the input-output (IO) matrix in the OG model</w:delText>
        </w:r>
      </w:del>
    </w:p>
    <w:p w14:paraId="00000020" w14:textId="7479F9B7" w:rsidR="0032455A" w:rsidDel="00622CA6" w:rsidRDefault="005D64F2">
      <w:pPr>
        <w:numPr>
          <w:ilvl w:val="1"/>
          <w:numId w:val="1"/>
        </w:numPr>
        <w:rPr>
          <w:del w:id="95" w:author="Thomas Alfstad" w:date="2024-10-31T12:24:00Z" w16du:dateUtc="2024-10-31T16:24:00Z"/>
        </w:rPr>
      </w:pPr>
      <w:del w:id="96" w:author="Thomas Alfstad" w:date="2024-10-31T12:24:00Z" w16du:dateUtc="2024-10-31T16:24:00Z">
        <w:r w:rsidDel="00622CA6">
          <w:delText>Depends on level of detail in IO matrix</w:delText>
        </w:r>
      </w:del>
    </w:p>
    <w:p w14:paraId="00000021" w14:textId="411E80D2" w:rsidR="0032455A" w:rsidDel="00622CA6" w:rsidRDefault="005D64F2">
      <w:pPr>
        <w:numPr>
          <w:ilvl w:val="1"/>
          <w:numId w:val="1"/>
        </w:numPr>
        <w:rPr>
          <w:del w:id="97" w:author="Thomas Alfstad" w:date="2024-10-31T12:24:00Z" w16du:dateUtc="2024-10-31T16:24:00Z"/>
        </w:rPr>
      </w:pPr>
      <w:del w:id="98" w:author="Thomas Alfstad" w:date="2024-10-31T12:24:00Z" w16du:dateUtc="2024-10-31T16:24:00Z">
        <w:r w:rsidDel="00622CA6">
          <w:delText>CLEWs can describe how gov't policy may change the mix of production like this -- and again this can be used to affect the IO matrix in OG</w:delText>
        </w:r>
      </w:del>
    </w:p>
    <w:p w14:paraId="00000022" w14:textId="3370F1AC" w:rsidR="0032455A" w:rsidDel="00622CA6" w:rsidRDefault="005D64F2">
      <w:pPr>
        <w:numPr>
          <w:ilvl w:val="0"/>
          <w:numId w:val="1"/>
        </w:numPr>
        <w:rPr>
          <w:del w:id="99" w:author="Thomas Alfstad" w:date="2024-10-31T12:24:00Z" w16du:dateUtc="2024-10-31T16:24:00Z"/>
        </w:rPr>
      </w:pPr>
      <w:del w:id="100" w:author="Thomas Alfstad" w:date="2024-10-31T12:24:00Z" w16du:dateUtc="2024-10-31T16:24:00Z">
        <w:r w:rsidDel="00622CA6">
          <w:delText>Not directly in OG, but could help with analysis from OG:</w:delText>
        </w:r>
      </w:del>
    </w:p>
    <w:p w14:paraId="00000023" w14:textId="449067F5" w:rsidR="0032455A" w:rsidDel="00622CA6" w:rsidRDefault="005D64F2">
      <w:pPr>
        <w:numPr>
          <w:ilvl w:val="1"/>
          <w:numId w:val="1"/>
        </w:numPr>
        <w:rPr>
          <w:del w:id="101" w:author="Thomas Alfstad" w:date="2024-10-31T12:24:00Z" w16du:dateUtc="2024-10-31T16:24:00Z"/>
        </w:rPr>
      </w:pPr>
      <w:del w:id="102" w:author="Thomas Alfstad" w:date="2024-10-31T12:24:00Z" w16du:dateUtc="2024-10-31T16:24:00Z">
        <w:r w:rsidDel="00622CA6">
          <w:delText>Land, water, and other resource use</w:delText>
        </w:r>
      </w:del>
    </w:p>
    <w:p w14:paraId="00000024" w14:textId="24BA9F75" w:rsidR="0032455A" w:rsidDel="00622CA6" w:rsidRDefault="005D64F2">
      <w:pPr>
        <w:numPr>
          <w:ilvl w:val="0"/>
          <w:numId w:val="1"/>
        </w:numPr>
        <w:rPr>
          <w:del w:id="103" w:author="Thomas Alfstad" w:date="2024-10-31T12:24:00Z" w16du:dateUtc="2024-10-31T16:24:00Z"/>
        </w:rPr>
      </w:pPr>
      <w:del w:id="104" w:author="Thomas Alfstad" w:date="2024-10-31T12:24:00Z" w16du:dateUtc="2024-10-31T16:24:00Z">
        <w:r w:rsidDel="00622CA6">
          <w:delText>Tom says important to align on the investment flows</w:delText>
        </w:r>
      </w:del>
    </w:p>
    <w:p w14:paraId="00000025" w14:textId="34B6885E" w:rsidR="0032455A" w:rsidDel="00622CA6" w:rsidRDefault="005D64F2">
      <w:pPr>
        <w:numPr>
          <w:ilvl w:val="1"/>
          <w:numId w:val="1"/>
        </w:numPr>
        <w:rPr>
          <w:del w:id="105" w:author="Thomas Alfstad" w:date="2024-10-31T12:24:00Z" w16du:dateUtc="2024-10-31T16:24:00Z"/>
        </w:rPr>
      </w:pPr>
      <w:del w:id="106" w:author="Thomas Alfstad" w:date="2024-10-31T12:24:00Z" w16du:dateUtc="2024-10-31T16:24:00Z">
        <w:r w:rsidDel="00622CA6">
          <w:delText>e.g., carbon tax imposed, in CLEWs this would spur investment in new green tech, but in OG, this increases cost of energy and would reduce investment</w:delText>
        </w:r>
      </w:del>
    </w:p>
    <w:p w14:paraId="00000026" w14:textId="11621442" w:rsidR="0032455A" w:rsidDel="00622CA6" w:rsidRDefault="005D64F2">
      <w:pPr>
        <w:numPr>
          <w:ilvl w:val="2"/>
          <w:numId w:val="1"/>
        </w:numPr>
        <w:rPr>
          <w:del w:id="107" w:author="Thomas Alfstad" w:date="2024-10-31T12:24:00Z" w16du:dateUtc="2024-10-31T16:24:00Z"/>
        </w:rPr>
      </w:pPr>
      <w:del w:id="108" w:author="Thomas Alfstad" w:date="2024-10-31T12:24:00Z" w16du:dateUtc="2024-10-31T16:24:00Z">
        <w:r w:rsidDel="00622CA6">
          <w:delText>How would these be aligned?</w:delText>
        </w:r>
      </w:del>
    </w:p>
    <w:p w14:paraId="00000027" w14:textId="4C09AA49" w:rsidR="0032455A" w:rsidDel="00622CA6" w:rsidRDefault="005D64F2">
      <w:pPr>
        <w:numPr>
          <w:ilvl w:val="2"/>
          <w:numId w:val="1"/>
        </w:numPr>
        <w:rPr>
          <w:del w:id="109" w:author="Thomas Alfstad" w:date="2024-10-31T12:24:00Z" w16du:dateUtc="2024-10-31T16:24:00Z"/>
        </w:rPr>
      </w:pPr>
      <w:del w:id="110" w:author="Thomas Alfstad" w:date="2024-10-31T12:24:00Z" w16du:dateUtc="2024-10-31T16:24:00Z">
        <w:r w:rsidDel="00622CA6">
          <w:delText xml:space="preserve">Can you do something to represent this increase in investment? Are the economics really working out in the way Tom suggests-- </w:delText>
        </w:r>
        <w:commentRangeStart w:id="111"/>
        <w:r w:rsidDel="00622CA6">
          <w:delText xml:space="preserve">would investment actually increase when costs are higher? </w:delText>
        </w:r>
        <w:commentRangeEnd w:id="111"/>
        <w:r w:rsidR="00CA1C13" w:rsidDel="00622CA6">
          <w:rPr>
            <w:rStyle w:val="CommentReference"/>
          </w:rPr>
          <w:commentReference w:id="111"/>
        </w:r>
        <w:r w:rsidDel="00622CA6">
          <w:delText>Doesn't seem right, but maybe there's something in the dynamics</w:delText>
        </w:r>
      </w:del>
    </w:p>
    <w:p w14:paraId="00000028" w14:textId="25F3412F" w:rsidR="0032455A" w:rsidDel="00622CA6" w:rsidRDefault="005D64F2">
      <w:pPr>
        <w:numPr>
          <w:ilvl w:val="2"/>
          <w:numId w:val="1"/>
        </w:numPr>
        <w:rPr>
          <w:del w:id="112" w:author="Thomas Alfstad" w:date="2024-10-31T12:24:00Z" w16du:dateUtc="2024-10-31T16:24:00Z"/>
        </w:rPr>
      </w:pPr>
      <w:del w:id="113" w:author="Thomas Alfstad" w:date="2024-10-31T12:24:00Z" w16du:dateUtc="2024-10-31T16:24:00Z">
        <w:r w:rsidDel="00622CA6">
          <w:delText>Maybe the thing is that we need different types of capital (e.g., green and dirty capital)</w:delText>
        </w:r>
      </w:del>
    </w:p>
    <w:p w14:paraId="00000029" w14:textId="43996995" w:rsidR="0032455A" w:rsidDel="00622CA6" w:rsidRDefault="005D64F2">
      <w:pPr>
        <w:numPr>
          <w:ilvl w:val="3"/>
          <w:numId w:val="1"/>
        </w:numPr>
        <w:rPr>
          <w:del w:id="114" w:author="Thomas Alfstad" w:date="2024-10-31T12:24:00Z" w16du:dateUtc="2024-10-31T16:24:00Z"/>
        </w:rPr>
      </w:pPr>
      <w:del w:id="115" w:author="Thomas Alfstad" w:date="2024-10-31T12:24:00Z" w16du:dateUtc="2024-10-31T16:24:00Z">
        <w:r w:rsidDel="00622CA6">
          <w:delText>Or is differentiated industries enough (e.g, green energy and dirty energy and the relative prices change)?</w:delText>
        </w:r>
      </w:del>
      <w:commentRangeEnd w:id="22"/>
      <w:r>
        <w:rPr>
          <w:rStyle w:val="CommentReference"/>
        </w:rPr>
        <w:commentReference w:id="22"/>
      </w:r>
    </w:p>
    <w:p w14:paraId="0000002A" w14:textId="77777777" w:rsidR="0032455A" w:rsidRDefault="0032455A"/>
    <w:p w14:paraId="0000002B" w14:textId="77777777" w:rsidR="0032455A" w:rsidRDefault="005D64F2">
      <w:pPr>
        <w:pStyle w:val="Heading2"/>
      </w:pPr>
      <w:bookmarkStart w:id="116" w:name="_u0tuzswt78pd" w:colFirst="0" w:colLast="0"/>
      <w:bookmarkEnd w:id="116"/>
      <w:r>
        <w:t>4. Summary of OG-Core model output that could inform CLEWS inputs</w:t>
      </w:r>
    </w:p>
    <w:p w14:paraId="0000002C" w14:textId="77777777" w:rsidR="0032455A" w:rsidRDefault="005D64F2">
      <w:r>
        <w:t>These outputs are the primary objects that could inform and feed into the CLEWS model. Formally, the output of the OG-Core model is summarized in the respective return objects (Python dictionaries, both named “</w:t>
      </w:r>
      <w:r>
        <w:rPr>
          <w:rFonts w:ascii="Inconsolata" w:eastAsia="Inconsolata" w:hAnsi="Inconsolata" w:cs="Inconsolata"/>
        </w:rPr>
        <w:t>output</w:t>
      </w:r>
      <w:r>
        <w:t xml:space="preserve">”) of the </w:t>
      </w:r>
      <w:hyperlink r:id="rId17" w:anchor="L1124">
        <w:proofErr w:type="spellStart"/>
        <w:r>
          <w:rPr>
            <w:rFonts w:ascii="Inconsolata" w:eastAsia="Inconsolata" w:hAnsi="Inconsolata" w:cs="Inconsolata"/>
            <w:color w:val="1155CC"/>
            <w:u w:val="single"/>
          </w:rPr>
          <w:t>run_SS</w:t>
        </w:r>
        <w:proofErr w:type="spellEnd"/>
        <w:r>
          <w:rPr>
            <w:rFonts w:ascii="Inconsolata" w:eastAsia="Inconsolata" w:hAnsi="Inconsolata" w:cs="Inconsolata"/>
            <w:color w:val="1155CC"/>
            <w:u w:val="single"/>
          </w:rPr>
          <w:t>()</w:t>
        </w:r>
      </w:hyperlink>
      <w:r>
        <w:t xml:space="preserve"> function of the </w:t>
      </w:r>
      <w:r>
        <w:rPr>
          <w:rFonts w:ascii="Inconsolata" w:eastAsia="Inconsolata" w:hAnsi="Inconsolata" w:cs="Inconsolata"/>
        </w:rPr>
        <w:t>SS.py</w:t>
      </w:r>
      <w:r>
        <w:t xml:space="preserve"> module and of the </w:t>
      </w:r>
      <w:hyperlink r:id="rId18" w:anchor="L526">
        <w:proofErr w:type="spellStart"/>
        <w:r>
          <w:rPr>
            <w:rFonts w:ascii="Inconsolata" w:eastAsia="Inconsolata" w:hAnsi="Inconsolata" w:cs="Inconsolata"/>
            <w:color w:val="1155CC"/>
            <w:u w:val="single"/>
          </w:rPr>
          <w:t>run_TPI</w:t>
        </w:r>
        <w:proofErr w:type="spellEnd"/>
        <w:r>
          <w:rPr>
            <w:rFonts w:ascii="Inconsolata" w:eastAsia="Inconsolata" w:hAnsi="Inconsolata" w:cs="Inconsolata"/>
            <w:color w:val="1155CC"/>
            <w:u w:val="single"/>
          </w:rPr>
          <w:t>()</w:t>
        </w:r>
      </w:hyperlink>
      <w:r>
        <w:t xml:space="preserve"> function of the </w:t>
      </w:r>
      <w:r>
        <w:rPr>
          <w:rFonts w:ascii="Inconsolata" w:eastAsia="Inconsolata" w:hAnsi="Inconsolata" w:cs="Inconsolata"/>
        </w:rPr>
        <w:t>TPI.py</w:t>
      </w:r>
      <w:r>
        <w:t xml:space="preserve"> module.</w:t>
      </w:r>
    </w:p>
    <w:p w14:paraId="0000002D" w14:textId="77777777" w:rsidR="0032455A" w:rsidRDefault="0032455A"/>
    <w:p w14:paraId="466F56AE" w14:textId="77777777" w:rsidR="00622CA6" w:rsidRDefault="00622CA6" w:rsidP="00622CA6">
      <w:pPr>
        <w:numPr>
          <w:ilvl w:val="0"/>
          <w:numId w:val="8"/>
        </w:numPr>
        <w:rPr>
          <w:ins w:id="117" w:author="Thomas Alfstad" w:date="2024-10-31T12:22:00Z" w16du:dateUtc="2024-10-31T16:22:00Z"/>
        </w:rPr>
      </w:pPr>
      <w:ins w:id="118" w:author="Thomas Alfstad" w:date="2024-10-31T12:22:00Z" w16du:dateUtc="2024-10-31T16:22:00Z">
        <w:r>
          <w:t xml:space="preserve">GDP, </w:t>
        </w:r>
        <w:r w:rsidRPr="00B11CF9">
          <w:t>Investment, output by production sector (specificity of sector depends on data)</w:t>
        </w:r>
      </w:ins>
    </w:p>
    <w:p w14:paraId="385D1A7E" w14:textId="77777777" w:rsidR="00622CA6" w:rsidRPr="00B11CF9" w:rsidRDefault="00622CA6" w:rsidP="00622CA6">
      <w:pPr>
        <w:numPr>
          <w:ilvl w:val="0"/>
          <w:numId w:val="8"/>
        </w:numPr>
        <w:rPr>
          <w:ins w:id="119" w:author="Thomas Alfstad" w:date="2024-10-31T12:22:00Z" w16du:dateUtc="2024-10-31T16:22:00Z"/>
        </w:rPr>
      </w:pPr>
      <w:ins w:id="120" w:author="Thomas Alfstad" w:date="2024-10-31T12:22:00Z" w16du:dateUtc="2024-10-31T16:22:00Z">
        <w:r>
          <w:t>Interest rates</w:t>
        </w:r>
      </w:ins>
    </w:p>
    <w:p w14:paraId="66CE1FF9" w14:textId="77777777" w:rsidR="00622CA6" w:rsidRPr="00B11CF9" w:rsidRDefault="00622CA6" w:rsidP="00622CA6">
      <w:pPr>
        <w:numPr>
          <w:ilvl w:val="0"/>
          <w:numId w:val="8"/>
        </w:numPr>
        <w:rPr>
          <w:ins w:id="121" w:author="Thomas Alfstad" w:date="2024-10-31T12:22:00Z" w16du:dateUtc="2024-10-31T16:22:00Z"/>
        </w:rPr>
      </w:pPr>
      <w:ins w:id="122" w:author="Thomas Alfstad" w:date="2024-10-31T12:22:00Z" w16du:dateUtc="2024-10-31T16:22:00Z">
        <w:r w:rsidRPr="00B11CF9">
          <w:t xml:space="preserve">Consumption by type of good (e.g., food, durables, services, </w:t>
        </w:r>
        <w:proofErr w:type="spellStart"/>
        <w:r w:rsidRPr="00B11CF9">
          <w:t>etc</w:t>
        </w:r>
        <w:proofErr w:type="spellEnd"/>
        <w:r w:rsidRPr="00B11CF9">
          <w:t xml:space="preserve"> -- can get more specific if needed)</w:t>
        </w:r>
      </w:ins>
    </w:p>
    <w:p w14:paraId="0CAD893F" w14:textId="77777777" w:rsidR="00622CA6" w:rsidRPr="00B11CF9" w:rsidRDefault="00622CA6" w:rsidP="00622CA6">
      <w:pPr>
        <w:numPr>
          <w:ilvl w:val="1"/>
          <w:numId w:val="8"/>
        </w:numPr>
        <w:rPr>
          <w:ins w:id="123" w:author="Thomas Alfstad" w:date="2024-10-31T12:22:00Z" w16du:dateUtc="2024-10-31T16:22:00Z"/>
        </w:rPr>
      </w:pPr>
      <w:ins w:id="124" w:author="Thomas Alfstad" w:date="2024-10-31T12:22:00Z" w16du:dateUtc="2024-10-31T16:22:00Z">
        <w:r w:rsidRPr="00B11CF9">
          <w:t xml:space="preserve">These </w:t>
        </w:r>
        <w:r>
          <w:t>flows</w:t>
        </w:r>
        <w:r w:rsidRPr="00B11CF9">
          <w:t xml:space="preserve"> can be mapped to CLEWs demands</w:t>
        </w:r>
      </w:ins>
    </w:p>
    <w:p w14:paraId="7876FE0A" w14:textId="77777777" w:rsidR="00622CA6" w:rsidRPr="00B11CF9" w:rsidRDefault="00622CA6" w:rsidP="00622CA6">
      <w:pPr>
        <w:numPr>
          <w:ilvl w:val="0"/>
          <w:numId w:val="8"/>
        </w:numPr>
        <w:rPr>
          <w:ins w:id="125" w:author="Thomas Alfstad" w:date="2024-10-31T12:22:00Z" w16du:dateUtc="2024-10-31T16:22:00Z"/>
        </w:rPr>
      </w:pPr>
      <w:ins w:id="126" w:author="Thomas Alfstad" w:date="2024-10-31T12:22:00Z" w16du:dateUtc="2024-10-31T16:22:00Z">
        <w:r w:rsidRPr="00B11CF9">
          <w:t>Population</w:t>
        </w:r>
        <w:r>
          <w:t xml:space="preserve"> and household (include differentiated household types in CLEWs?)</w:t>
        </w:r>
      </w:ins>
    </w:p>
    <w:p w14:paraId="07FCC2C4" w14:textId="77777777" w:rsidR="00622CA6" w:rsidRPr="00B11CF9" w:rsidRDefault="00622CA6" w:rsidP="00622CA6">
      <w:pPr>
        <w:numPr>
          <w:ilvl w:val="0"/>
          <w:numId w:val="8"/>
        </w:numPr>
        <w:rPr>
          <w:ins w:id="127" w:author="Thomas Alfstad" w:date="2024-10-31T12:22:00Z" w16du:dateUtc="2024-10-31T16:22:00Z"/>
        </w:rPr>
      </w:pPr>
      <w:ins w:id="128" w:author="Thomas Alfstad" w:date="2024-10-31T12:22:00Z" w16du:dateUtc="2024-10-31T16:22:00Z">
        <w:r>
          <w:t>P</w:t>
        </w:r>
        <w:r w:rsidRPr="00B11CF9">
          <w:t>rices for commodities used in resource production</w:t>
        </w:r>
      </w:ins>
    </w:p>
    <w:p w14:paraId="06C899DF" w14:textId="77777777" w:rsidR="00622CA6" w:rsidRPr="00B11CF9" w:rsidRDefault="00622CA6" w:rsidP="00622CA6">
      <w:pPr>
        <w:numPr>
          <w:ilvl w:val="1"/>
          <w:numId w:val="8"/>
        </w:numPr>
        <w:rPr>
          <w:ins w:id="129" w:author="Thomas Alfstad" w:date="2024-10-31T12:22:00Z" w16du:dateUtc="2024-10-31T16:22:00Z"/>
        </w:rPr>
      </w:pPr>
      <w:ins w:id="130" w:author="Thomas Alfstad" w:date="2024-10-31T12:22:00Z" w16du:dateUtc="2024-10-31T16:22:00Z">
        <w:r w:rsidRPr="00B11CF9">
          <w:t>e.g., cost of steel for coal power is determined by demands in the goods market</w:t>
        </w:r>
      </w:ins>
    </w:p>
    <w:p w14:paraId="0000002E" w14:textId="1AE8AFAA" w:rsidR="0032455A" w:rsidDel="00622CA6" w:rsidRDefault="005D64F2">
      <w:pPr>
        <w:numPr>
          <w:ilvl w:val="0"/>
          <w:numId w:val="4"/>
        </w:numPr>
        <w:rPr>
          <w:del w:id="131" w:author="Thomas Alfstad" w:date="2024-10-31T12:22:00Z" w16du:dateUtc="2024-10-31T16:22:00Z"/>
        </w:rPr>
      </w:pPr>
      <w:del w:id="132" w:author="Thomas Alfstad" w:date="2024-10-31T12:22:00Z" w16du:dateUtc="2024-10-31T16:22:00Z">
        <w:r w:rsidDel="00622CA6">
          <w:delText>Investment, output by production sector (specificity of sector depends on data)</w:delText>
        </w:r>
      </w:del>
    </w:p>
    <w:p w14:paraId="0000002F" w14:textId="20860CF1" w:rsidR="0032455A" w:rsidDel="00622CA6" w:rsidRDefault="005D64F2">
      <w:pPr>
        <w:numPr>
          <w:ilvl w:val="0"/>
          <w:numId w:val="4"/>
        </w:numPr>
        <w:rPr>
          <w:del w:id="133" w:author="Thomas Alfstad" w:date="2024-10-31T12:22:00Z" w16du:dateUtc="2024-10-31T16:22:00Z"/>
        </w:rPr>
      </w:pPr>
      <w:del w:id="134" w:author="Thomas Alfstad" w:date="2024-10-31T12:22:00Z" w16du:dateUtc="2024-10-31T16:22:00Z">
        <w:r w:rsidDel="00622CA6">
          <w:lastRenderedPageBreak/>
          <w:delText>Consumption by type of good (e.g., food, durables, services, etc -- can get more specific if needed)</w:delText>
        </w:r>
      </w:del>
    </w:p>
    <w:p w14:paraId="00000030" w14:textId="30B162C8" w:rsidR="0032455A" w:rsidDel="00622CA6" w:rsidRDefault="005D64F2">
      <w:pPr>
        <w:numPr>
          <w:ilvl w:val="1"/>
          <w:numId w:val="4"/>
        </w:numPr>
        <w:rPr>
          <w:del w:id="135" w:author="Thomas Alfstad" w:date="2024-10-31T12:22:00Z" w16du:dateUtc="2024-10-31T16:22:00Z"/>
        </w:rPr>
      </w:pPr>
      <w:del w:id="136" w:author="Thomas Alfstad" w:date="2024-10-31T12:22:00Z" w16du:dateUtc="2024-10-31T16:22:00Z">
        <w:r w:rsidDel="00622CA6">
          <w:delText>These demands can be mapped to CLEWs demands</w:delText>
        </w:r>
      </w:del>
    </w:p>
    <w:p w14:paraId="00000031" w14:textId="239114C7" w:rsidR="0032455A" w:rsidDel="00622CA6" w:rsidRDefault="005D64F2">
      <w:pPr>
        <w:numPr>
          <w:ilvl w:val="0"/>
          <w:numId w:val="4"/>
        </w:numPr>
        <w:rPr>
          <w:del w:id="137" w:author="Thomas Alfstad" w:date="2024-10-31T12:22:00Z" w16du:dateUtc="2024-10-31T16:22:00Z"/>
        </w:rPr>
      </w:pPr>
      <w:del w:id="138" w:author="Thomas Alfstad" w:date="2024-10-31T12:22:00Z" w16du:dateUtc="2024-10-31T16:22:00Z">
        <w:r w:rsidDel="00622CA6">
          <w:delText>Population</w:delText>
        </w:r>
      </w:del>
    </w:p>
    <w:p w14:paraId="00000032" w14:textId="3EC513B4" w:rsidR="0032455A" w:rsidDel="00622CA6" w:rsidRDefault="005D64F2">
      <w:pPr>
        <w:numPr>
          <w:ilvl w:val="0"/>
          <w:numId w:val="4"/>
        </w:numPr>
        <w:rPr>
          <w:del w:id="139" w:author="Thomas Alfstad" w:date="2024-10-31T12:22:00Z" w16du:dateUtc="2024-10-31T16:22:00Z"/>
        </w:rPr>
      </w:pPr>
      <w:del w:id="140" w:author="Thomas Alfstad" w:date="2024-10-31T12:22:00Z" w16du:dateUtc="2024-10-31T16:22:00Z">
        <w:r w:rsidDel="00622CA6">
          <w:delText>Maybe prices for commodities used in resource production</w:delText>
        </w:r>
      </w:del>
    </w:p>
    <w:p w14:paraId="00000033" w14:textId="560CC1D4" w:rsidR="0032455A" w:rsidDel="00622CA6" w:rsidRDefault="005D64F2">
      <w:pPr>
        <w:numPr>
          <w:ilvl w:val="1"/>
          <w:numId w:val="4"/>
        </w:numPr>
        <w:rPr>
          <w:del w:id="141" w:author="Thomas Alfstad" w:date="2024-10-31T12:22:00Z" w16du:dateUtc="2024-10-31T16:22:00Z"/>
        </w:rPr>
      </w:pPr>
      <w:del w:id="142" w:author="Thomas Alfstad" w:date="2024-10-31T12:22:00Z" w16du:dateUtc="2024-10-31T16:22:00Z">
        <w:r w:rsidDel="00622CA6">
          <w:delText>e.g., cost of steel for coal power is determined by demands in the goods market</w:delText>
        </w:r>
      </w:del>
    </w:p>
    <w:p w14:paraId="00000034" w14:textId="16A4AC36" w:rsidR="0032455A" w:rsidDel="00622CA6" w:rsidRDefault="005D64F2">
      <w:pPr>
        <w:numPr>
          <w:ilvl w:val="1"/>
          <w:numId w:val="4"/>
        </w:numPr>
        <w:rPr>
          <w:del w:id="143" w:author="Thomas Alfstad" w:date="2024-10-31T12:22:00Z" w16du:dateUtc="2024-10-31T16:22:00Z"/>
        </w:rPr>
      </w:pPr>
      <w:del w:id="144" w:author="Thomas Alfstad" w:date="2024-10-31T12:22:00Z" w16du:dateUtc="2024-10-31T16:22:00Z">
        <w:r w:rsidDel="00622CA6">
          <w:delText>And interest rates matter</w:delText>
        </w:r>
      </w:del>
    </w:p>
    <w:p w14:paraId="00000035" w14:textId="77777777" w:rsidR="0032455A" w:rsidRDefault="0032455A"/>
    <w:p w14:paraId="00000036" w14:textId="77777777" w:rsidR="0032455A" w:rsidRDefault="005D64F2">
      <w:pPr>
        <w:pStyle w:val="Heading2"/>
      </w:pPr>
      <w:bookmarkStart w:id="145" w:name="_xr6596ebi5y8" w:colFirst="0" w:colLast="0"/>
      <w:bookmarkEnd w:id="145"/>
      <w:r>
        <w:t>5. Types of research questions</w:t>
      </w:r>
    </w:p>
    <w:p w14:paraId="00000037" w14:textId="77777777" w:rsidR="0032455A" w:rsidRDefault="005D64F2">
      <w:r>
        <w:t>OG-Core country calibrations are good at answering the following types of questions.</w:t>
      </w:r>
    </w:p>
    <w:p w14:paraId="00000038" w14:textId="77777777" w:rsidR="0032455A" w:rsidRDefault="005D64F2">
      <w:pPr>
        <w:numPr>
          <w:ilvl w:val="0"/>
          <w:numId w:val="3"/>
        </w:numPr>
      </w:pPr>
      <w:r>
        <w:t>What is the effect of:</w:t>
      </w:r>
    </w:p>
    <w:p w14:paraId="00000039" w14:textId="77777777" w:rsidR="0032455A" w:rsidRDefault="005D64F2">
      <w:pPr>
        <w:numPr>
          <w:ilvl w:val="1"/>
          <w:numId w:val="3"/>
        </w:numPr>
      </w:pPr>
      <w:r>
        <w:t>fiscal policy changes</w:t>
      </w:r>
    </w:p>
    <w:p w14:paraId="0000003A" w14:textId="77777777" w:rsidR="0032455A" w:rsidRDefault="005D64F2">
      <w:pPr>
        <w:numPr>
          <w:ilvl w:val="1"/>
          <w:numId w:val="3"/>
        </w:numPr>
      </w:pPr>
      <w:r>
        <w:t>demographic changes</w:t>
      </w:r>
    </w:p>
    <w:p w14:paraId="0000003B" w14:textId="77777777" w:rsidR="0032455A" w:rsidRDefault="005D64F2">
      <w:pPr>
        <w:numPr>
          <w:ilvl w:val="0"/>
          <w:numId w:val="3"/>
        </w:numPr>
      </w:pPr>
      <w:r>
        <w:t>On</w:t>
      </w:r>
    </w:p>
    <w:p w14:paraId="0000003C" w14:textId="77777777" w:rsidR="0032455A" w:rsidRDefault="005D64F2">
      <w:pPr>
        <w:numPr>
          <w:ilvl w:val="1"/>
          <w:numId w:val="3"/>
        </w:numPr>
      </w:pPr>
      <w:r>
        <w:t>Macroeconomic variables</w:t>
      </w:r>
    </w:p>
    <w:p w14:paraId="0000003D" w14:textId="77777777" w:rsidR="0032455A" w:rsidRDefault="005D64F2">
      <w:pPr>
        <w:numPr>
          <w:ilvl w:val="2"/>
          <w:numId w:val="3"/>
        </w:numPr>
      </w:pPr>
      <w:r>
        <w:t>GDP, Debt, debt-to-GDP, employment, aggregate capital, aggregate investment, aggregate consumption, interest rates, wages, government revenue, deficits</w:t>
      </w:r>
    </w:p>
    <w:p w14:paraId="0000003E" w14:textId="77777777" w:rsidR="0032455A" w:rsidRDefault="005D64F2">
      <w:pPr>
        <w:numPr>
          <w:ilvl w:val="1"/>
          <w:numId w:val="3"/>
        </w:numPr>
      </w:pPr>
      <w:r>
        <w:t>Household/distributional economic outcomes</w:t>
      </w:r>
    </w:p>
    <w:p w14:paraId="0000003F" w14:textId="77777777" w:rsidR="0032455A" w:rsidRDefault="005D64F2">
      <w:pPr>
        <w:numPr>
          <w:ilvl w:val="2"/>
          <w:numId w:val="3"/>
        </w:numPr>
      </w:pPr>
      <w:r>
        <w:t>Consumption, before-tax income, after-tax income, net tax liability, labor supply, savings, wealth, government transfers, government pensions.</w:t>
      </w:r>
    </w:p>
    <w:p w14:paraId="00000040" w14:textId="77777777" w:rsidR="0032455A" w:rsidRDefault="0032455A"/>
    <w:p w14:paraId="00000041" w14:textId="77777777" w:rsidR="0032455A" w:rsidRDefault="005D64F2">
      <w:pPr>
        <w:pStyle w:val="Heading2"/>
      </w:pPr>
      <w:bookmarkStart w:id="146" w:name="_y1exzv49lcvx" w:colFirst="0" w:colLast="0"/>
      <w:bookmarkEnd w:id="146"/>
      <w:r>
        <w:t>6. References to papers using OG-Core</w:t>
      </w:r>
    </w:p>
    <w:p w14:paraId="00000042" w14:textId="77777777" w:rsidR="0032455A" w:rsidRDefault="005D64F2">
      <w:r>
        <w:t>We have an appendix chapter in the online documentation for OG-Core, “</w:t>
      </w:r>
      <w:hyperlink r:id="rId19">
        <w:r>
          <w:rPr>
            <w:color w:val="1155CC"/>
            <w:u w:val="single"/>
          </w:rPr>
          <w:t>Citations and use cases of OG-Core</w:t>
        </w:r>
      </w:hyperlink>
      <w:r>
        <w:t>,” that lists all the references to studies that we know of that have used the model for policy or research. The list includes 17 references. We highlight two of them here.</w:t>
      </w:r>
    </w:p>
    <w:p w14:paraId="00000043" w14:textId="77777777" w:rsidR="0032455A" w:rsidRDefault="0032455A"/>
    <w:p w14:paraId="00000044" w14:textId="77777777" w:rsidR="0032455A" w:rsidRDefault="005D64F2">
      <w:pPr>
        <w:numPr>
          <w:ilvl w:val="0"/>
          <w:numId w:val="5"/>
        </w:numPr>
      </w:pPr>
      <w:r>
        <w:t>Jason DeBacker, Richard W. Evans, and Benjamin R. Page. “</w:t>
      </w:r>
      <w:hyperlink r:id="rId20">
        <w:r>
          <w:rPr>
            <w:b/>
            <w:color w:val="1155CC"/>
            <w:u w:val="single"/>
          </w:rPr>
          <w:t>A detailed macroeconomic analysis of President Biden's 2020 campaign tax proposals</w:t>
        </w:r>
      </w:hyperlink>
      <w:r>
        <w:t>,” Working Paper, Tax Policy Center, July 2021. This paper uses the OG-USA calibration of OG-Core to estimate the impact of some of President Biden’s campaign proposals from 2020 on the distribution of households’ economic outcomes and on the macroeconomy.</w:t>
      </w:r>
    </w:p>
    <w:p w14:paraId="00000045" w14:textId="77777777" w:rsidR="0032455A" w:rsidRDefault="0032455A"/>
    <w:p w14:paraId="00000046" w14:textId="77777777" w:rsidR="0032455A" w:rsidRDefault="005D64F2">
      <w:pPr>
        <w:numPr>
          <w:ilvl w:val="0"/>
          <w:numId w:val="5"/>
        </w:numPr>
        <w:rPr>
          <w:ins w:id="147" w:author="Thomas Alfstad" w:date="2024-10-28T11:14:00Z" w16du:dateUtc="2024-10-28T15:14:00Z"/>
        </w:rPr>
      </w:pPr>
      <w:r>
        <w:t xml:space="preserve">Jason DeBacker, Richard W. Evans, and </w:t>
      </w:r>
      <w:proofErr w:type="spellStart"/>
      <w:r>
        <w:t>Raiany</w:t>
      </w:r>
      <w:proofErr w:type="spellEnd"/>
      <w:r>
        <w:t xml:space="preserve"> </w:t>
      </w:r>
      <w:proofErr w:type="spellStart"/>
      <w:r>
        <w:t>Romanni</w:t>
      </w:r>
      <w:proofErr w:type="spellEnd"/>
      <w:r>
        <w:t>, “</w:t>
      </w:r>
      <w:hyperlink r:id="rId21">
        <w:r>
          <w:rPr>
            <w:b/>
            <w:color w:val="1155CC"/>
            <w:u w:val="single"/>
          </w:rPr>
          <w:t>The Macroeconomics of Improving Aging</w:t>
        </w:r>
      </w:hyperlink>
      <w:r>
        <w:t>,” forthcoming. This paper uses the OG-USA calibration of OG-Core. We use the demographics inputs to the model as well as the productivity profiles to quantify the effects of medical breakthroughs of reducing the effects of aging and their effect on economic output over the long run.</w:t>
      </w:r>
    </w:p>
    <w:p w14:paraId="00691EA4" w14:textId="77777777" w:rsidR="00E75DFB" w:rsidRDefault="00E75DFB" w:rsidP="00E75DFB">
      <w:pPr>
        <w:rPr>
          <w:ins w:id="148" w:author="Thomas Alfstad" w:date="2024-10-28T11:14:00Z" w16du:dateUtc="2024-10-28T15:14:00Z"/>
        </w:rPr>
      </w:pPr>
    </w:p>
    <w:p w14:paraId="26DC7989" w14:textId="5166D323" w:rsidR="00E75DFB" w:rsidRDefault="00E75DFB" w:rsidP="00E75DFB">
      <w:pPr>
        <w:pStyle w:val="Heading2"/>
        <w:rPr>
          <w:ins w:id="149" w:author="Thomas Alfstad" w:date="2024-10-28T11:14:00Z" w16du:dateUtc="2024-10-28T15:14:00Z"/>
        </w:rPr>
      </w:pPr>
      <w:ins w:id="150" w:author="Thomas Alfstad" w:date="2024-10-28T11:14:00Z" w16du:dateUtc="2024-10-28T15:14:00Z">
        <w:r>
          <w:lastRenderedPageBreak/>
          <w:t xml:space="preserve">Annex: CLEWs </w:t>
        </w:r>
      </w:ins>
      <w:ins w:id="151" w:author="Thomas Alfstad" w:date="2024-10-28T11:52:00Z" w16du:dateUtc="2024-10-28T15:52:00Z">
        <w:r w:rsidR="00945C3F">
          <w:t xml:space="preserve">short description </w:t>
        </w:r>
      </w:ins>
    </w:p>
    <w:p w14:paraId="0F146AC0" w14:textId="77777777" w:rsidR="00945C3F" w:rsidRPr="00945C3F" w:rsidRDefault="00945C3F">
      <w:pPr>
        <w:jc w:val="both"/>
        <w:rPr>
          <w:ins w:id="152" w:author="Thomas Alfstad" w:date="2024-10-28T11:52:00Z"/>
          <w:lang w:val="en-US"/>
        </w:rPr>
        <w:pPrChange w:id="153" w:author="Thomas Alfstad" w:date="2024-10-28T11:54:00Z" w16du:dateUtc="2024-10-28T15:54:00Z">
          <w:pPr/>
        </w:pPrChange>
      </w:pPr>
      <w:ins w:id="154" w:author="Thomas Alfstad" w:date="2024-10-28T11:52:00Z">
        <w:r w:rsidRPr="00945C3F">
          <w:rPr>
            <w:lang w:val="en-US"/>
          </w:rPr>
          <w:t>The Climate, Land, Energy and Water systems (CLEWs) framework</w:t>
        </w:r>
        <w:r w:rsidRPr="00945C3F">
          <w:rPr>
            <w:vertAlign w:val="superscript"/>
            <w:lang w:val="en-US"/>
          </w:rPr>
          <w:footnoteReference w:id="1"/>
        </w:r>
        <w:r w:rsidRPr="00945C3F">
          <w:rPr>
            <w:lang w:val="en-US"/>
          </w:rPr>
          <w:t xml:space="preserve"> is a tool for simultaneous consideration of food, energy and water security. CLEWs </w:t>
        </w:r>
        <w:bookmarkStart w:id="157" w:name="_Int_VMXDF1SH"/>
        <w:r w:rsidRPr="00945C3F">
          <w:rPr>
            <w:lang w:val="en-US"/>
          </w:rPr>
          <w:t>is</w:t>
        </w:r>
        <w:bookmarkEnd w:id="157"/>
        <w:r w:rsidRPr="00945C3F">
          <w:rPr>
            <w:lang w:val="en-US"/>
          </w:rPr>
          <w:t xml:space="preserve"> an integrated assessment methodology that provides a means to analyze the interlinkages that exist among energy, water and agricultural systems as well as their impacts on - and vulnerability to – climate change. Designed to help identify and quantify the trade-offs and synergies that may exist in simultaneous pursuit of policy goals in each area, it can provide an analytic basis for a coherent and cohesive process for strategy and policy formulation for integrated consideration of food, energy and water security. By comparing different technologies and value chains, the model can identify pressure </w:t>
        </w:r>
        <w:proofErr w:type="gramStart"/>
        <w:r w:rsidRPr="00945C3F">
          <w:rPr>
            <w:lang w:val="en-US"/>
          </w:rPr>
          <w:t>points, and</w:t>
        </w:r>
        <w:proofErr w:type="gramEnd"/>
        <w:r w:rsidRPr="00945C3F">
          <w:rPr>
            <w:lang w:val="en-US"/>
          </w:rPr>
          <w:t xml:space="preserve"> indicate synergies and trade-offs to reach development goals. </w:t>
        </w:r>
      </w:ins>
    </w:p>
    <w:p w14:paraId="5AB1B16A" w14:textId="77777777" w:rsidR="00945C3F" w:rsidRDefault="00945C3F" w:rsidP="00945C3F">
      <w:pPr>
        <w:rPr>
          <w:ins w:id="158" w:author="Thomas Alfstad" w:date="2024-10-28T11:52:00Z" w16du:dateUtc="2024-10-28T15:52:00Z"/>
          <w:b/>
          <w:bCs/>
          <w:i/>
          <w:iCs/>
          <w:lang w:val="en-US"/>
        </w:rPr>
      </w:pPr>
    </w:p>
    <w:p w14:paraId="1D50141B" w14:textId="3CEFE85B" w:rsidR="00945C3F" w:rsidRPr="00945C3F" w:rsidRDefault="00945C3F" w:rsidP="00945C3F">
      <w:pPr>
        <w:rPr>
          <w:ins w:id="159" w:author="Thomas Alfstad" w:date="2024-10-28T11:52:00Z"/>
          <w:lang w:val="en-US"/>
        </w:rPr>
      </w:pPr>
      <w:commentRangeStart w:id="160"/>
      <w:ins w:id="161" w:author="Thomas Alfstad" w:date="2024-10-28T11:52:00Z">
        <w:r w:rsidRPr="00945C3F">
          <w:rPr>
            <w:b/>
            <w:bCs/>
            <w:i/>
            <w:iCs/>
            <w:lang w:val="en-US"/>
          </w:rPr>
          <w:t>Figure 1. Conceptual CLEWs diagram</w:t>
        </w:r>
      </w:ins>
      <w:commentRangeEnd w:id="160"/>
      <w:r w:rsidR="004578C2">
        <w:rPr>
          <w:rStyle w:val="CommentReference"/>
        </w:rPr>
        <w:commentReference w:id="160"/>
      </w:r>
    </w:p>
    <w:p w14:paraId="242006CF" w14:textId="669DECB9" w:rsidR="00945C3F" w:rsidRPr="00945C3F" w:rsidRDefault="00945C3F" w:rsidP="00945C3F">
      <w:pPr>
        <w:rPr>
          <w:ins w:id="162" w:author="Thomas Alfstad" w:date="2024-10-28T11:52:00Z"/>
          <w:lang w:val="en-US"/>
        </w:rPr>
      </w:pPr>
      <w:ins w:id="163" w:author="Thomas Alfstad" w:date="2024-10-28T11:52:00Z">
        <w:r w:rsidRPr="00945C3F">
          <w:rPr>
            <w:noProof/>
            <w:lang w:val="en-US"/>
          </w:rPr>
          <w:drawing>
            <wp:inline distT="0" distB="0" distL="0" distR="0" wp14:anchorId="742A1FD7" wp14:editId="6310A0D2">
              <wp:extent cx="5819775" cy="2505075"/>
              <wp:effectExtent l="0" t="0" r="9525" b="9525"/>
              <wp:docPr id="554137745"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dia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l="2325" t="28310" r="11984" b="6920"/>
                      <a:stretch>
                        <a:fillRect/>
                      </a:stretch>
                    </pic:blipFill>
                    <pic:spPr bwMode="auto">
                      <a:xfrm>
                        <a:off x="0" y="0"/>
                        <a:ext cx="5819775" cy="2505075"/>
                      </a:xfrm>
                      <a:prstGeom prst="rect">
                        <a:avLst/>
                      </a:prstGeom>
                      <a:noFill/>
                      <a:ln>
                        <a:noFill/>
                      </a:ln>
                    </pic:spPr>
                  </pic:pic>
                </a:graphicData>
              </a:graphic>
            </wp:inline>
          </w:drawing>
        </w:r>
        <w:r w:rsidRPr="00945C3F">
          <w:rPr>
            <w:lang w:val="en-US"/>
          </w:rPr>
          <w:t xml:space="preserve"> </w:t>
        </w:r>
      </w:ins>
    </w:p>
    <w:p w14:paraId="7BB1F31C" w14:textId="77777777" w:rsidR="00945C3F" w:rsidRPr="00945C3F" w:rsidRDefault="00945C3F" w:rsidP="00945C3F">
      <w:pPr>
        <w:rPr>
          <w:ins w:id="164" w:author="Thomas Alfstad" w:date="2024-10-28T11:52:00Z"/>
          <w:lang w:val="en-US"/>
        </w:rPr>
      </w:pPr>
    </w:p>
    <w:p w14:paraId="62BC1ED2" w14:textId="16FC800E" w:rsidR="00BB48FC" w:rsidRDefault="00945C3F" w:rsidP="00BB2441">
      <w:pPr>
        <w:jc w:val="both"/>
        <w:rPr>
          <w:ins w:id="165" w:author="Thomas Alfstad" w:date="2024-10-28T15:48:00Z" w16du:dateUtc="2024-10-28T19:48:00Z"/>
          <w:lang w:val="en-US"/>
        </w:rPr>
      </w:pPr>
      <w:ins w:id="166" w:author="Thomas Alfstad" w:date="2024-10-28T11:52:00Z">
        <w:r w:rsidRPr="00945C3F">
          <w:rPr>
            <w:lang w:val="en-US"/>
          </w:rPr>
          <w:t xml:space="preserve">CLEWs can analyze policy decisions on issues such as energy supply and use, competition for water, GHG emission reductions, climate resilience, land-use change and agricultural modernization. The model is structured so that each component of the system (natural resource or human infrastructure) is described by its economic, technical, environmental and bio-physical characteristics. This is often referred to as a “bottom-up” approach. It allows the user to study the impact of choices made at the “bottom” level (i.e. decisions taken by governments, households, investors and businesses) and see how they affect the overall resource use, the environment and costs incurred. It allows for exploration of the impacts of technology choice and technological change.  </w:t>
        </w:r>
      </w:ins>
    </w:p>
    <w:p w14:paraId="3DD6E819" w14:textId="77777777" w:rsidR="00BB48FC" w:rsidRDefault="00BB48FC" w:rsidP="00BB2441">
      <w:pPr>
        <w:jc w:val="both"/>
        <w:rPr>
          <w:ins w:id="167" w:author="Thomas Alfstad" w:date="2024-10-28T15:48:00Z" w16du:dateUtc="2024-10-28T19:48:00Z"/>
          <w:lang w:val="en-US"/>
        </w:rPr>
      </w:pPr>
    </w:p>
    <w:p w14:paraId="05DCB367" w14:textId="77777777" w:rsidR="00BB48FC" w:rsidRDefault="00BB48FC" w:rsidP="00BB2441">
      <w:pPr>
        <w:jc w:val="both"/>
        <w:rPr>
          <w:ins w:id="168" w:author="Thomas Alfstad" w:date="2024-10-28T15:47:00Z" w16du:dateUtc="2024-10-28T19:47:00Z"/>
          <w:lang w:val="en-US"/>
        </w:rPr>
      </w:pPr>
    </w:p>
    <w:p w14:paraId="36BF0489" w14:textId="77777777" w:rsidR="00BB48FC" w:rsidRDefault="00BB48FC" w:rsidP="00BB2441">
      <w:pPr>
        <w:jc w:val="both"/>
        <w:rPr>
          <w:ins w:id="169" w:author="Thomas Alfstad" w:date="2024-10-28T11:55:00Z" w16du:dateUtc="2024-10-28T15:55:00Z"/>
          <w:lang w:val="en-US"/>
        </w:rPr>
      </w:pPr>
    </w:p>
    <w:p w14:paraId="7B8DC79F" w14:textId="77777777" w:rsidR="00BB2441" w:rsidRDefault="00BB2441" w:rsidP="00BB2441">
      <w:pPr>
        <w:jc w:val="both"/>
        <w:rPr>
          <w:ins w:id="170" w:author="Thomas Alfstad" w:date="2024-10-28T11:55:00Z" w16du:dateUtc="2024-10-28T15:55:00Z"/>
          <w:lang w:val="en-US"/>
        </w:rPr>
      </w:pPr>
    </w:p>
    <w:p w14:paraId="7F4A8253" w14:textId="77777777" w:rsidR="00BB48FC" w:rsidRDefault="00BB48FC" w:rsidP="00BB48FC">
      <w:pPr>
        <w:rPr>
          <w:ins w:id="171" w:author="Thomas Alfstad" w:date="2024-10-28T15:46:00Z" w16du:dateUtc="2024-10-28T19:46:00Z"/>
        </w:rPr>
      </w:pPr>
      <w:ins w:id="172" w:author="Thomas Alfstad" w:date="2024-10-28T15:46:00Z" w16du:dateUtc="2024-10-28T19:46:00Z">
        <w:r>
          <w:t>CLEWs SETs:</w:t>
        </w:r>
      </w:ins>
    </w:p>
    <w:p w14:paraId="6876A841" w14:textId="7CA64BCC" w:rsidR="00BB48FC" w:rsidRDefault="00BB48FC" w:rsidP="00BB48FC">
      <w:pPr>
        <w:rPr>
          <w:ins w:id="173" w:author="Thomas Alfstad" w:date="2024-10-31T12:21:00Z" w16du:dateUtc="2024-10-31T16:21:00Z"/>
        </w:rPr>
      </w:pPr>
      <w:ins w:id="174" w:author="Thomas Alfstad" w:date="2024-10-28T15:46:00Z" w16du:dateUtc="2024-10-28T19:46:00Z">
        <w:r>
          <w:lastRenderedPageBreak/>
          <w:t xml:space="preserve">The definitions of set memberships </w:t>
        </w:r>
        <w:proofErr w:type="gramStart"/>
        <w:r>
          <w:t>is</w:t>
        </w:r>
        <w:proofErr w:type="gramEnd"/>
        <w:r>
          <w:t xml:space="preserve"> completely flexible and the primary limitations are data availability and computation time</w:t>
        </w:r>
      </w:ins>
      <w:ins w:id="175" w:author="Thomas Alfstad" w:date="2024-10-28T15:47:00Z" w16du:dateUtc="2024-10-28T19:47:00Z">
        <w:r>
          <w:t xml:space="preserve">. It should thus be possible </w:t>
        </w:r>
      </w:ins>
      <w:ins w:id="176" w:author="Thomas Alfstad" w:date="2024-10-28T15:46:00Z" w16du:dateUtc="2024-10-28T19:46:00Z">
        <w:r>
          <w:t>to adjust detail and structure to</w:t>
        </w:r>
      </w:ins>
      <w:ins w:id="177" w:author="Thomas Alfstad" w:date="2024-10-28T15:47:00Z" w16du:dateUtc="2024-10-28T19:47:00Z">
        <w:r>
          <w:t xml:space="preserve"> facilitate interlinkages with OG. </w:t>
        </w:r>
      </w:ins>
    </w:p>
    <w:p w14:paraId="255D9985" w14:textId="77777777" w:rsidR="00622CA6" w:rsidRDefault="00622CA6" w:rsidP="00BB48FC">
      <w:pPr>
        <w:rPr>
          <w:ins w:id="178" w:author="Thomas Alfstad" w:date="2024-10-28T15:46:00Z" w16du:dateUtc="2024-10-28T19:46:00Z"/>
        </w:rPr>
      </w:pPr>
    </w:p>
    <w:p w14:paraId="2B21BA6E" w14:textId="77777777" w:rsidR="00BB48FC" w:rsidRDefault="00BB48FC" w:rsidP="00BB48FC">
      <w:pPr>
        <w:rPr>
          <w:ins w:id="179" w:author="Thomas Alfstad" w:date="2024-10-28T15:46:00Z" w16du:dateUtc="2024-10-28T19:46:00Z"/>
        </w:rPr>
      </w:pPr>
      <w:ins w:id="180" w:author="Thomas Alfstad" w:date="2024-10-28T15:46:00Z" w16du:dateUtc="2024-10-28T19:46:00Z">
        <w:r>
          <w:t xml:space="preserve">set TECHNOLOGY; Each productive unit of the model that uses, produces or converts one or more commodities. </w:t>
        </w:r>
      </w:ins>
    </w:p>
    <w:p w14:paraId="47F9C841" w14:textId="77777777" w:rsidR="00BB48FC" w:rsidRDefault="00BB48FC" w:rsidP="00BB48FC">
      <w:pPr>
        <w:rPr>
          <w:ins w:id="181" w:author="Thomas Alfstad" w:date="2024-10-28T15:46:00Z" w16du:dateUtc="2024-10-28T19:46:00Z"/>
        </w:rPr>
      </w:pPr>
      <w:ins w:id="182" w:author="Thomas Alfstad" w:date="2024-10-28T15:46:00Z" w16du:dateUtc="2024-10-28T19:46:00Z">
        <w:r>
          <w:t xml:space="preserve">set COMMODITY; All flows (energy, volume, weight, land, etc.) </w:t>
        </w:r>
      </w:ins>
    </w:p>
    <w:p w14:paraId="54844B97" w14:textId="77777777" w:rsidR="00BB48FC" w:rsidRDefault="00BB48FC" w:rsidP="00BB48FC">
      <w:pPr>
        <w:rPr>
          <w:ins w:id="183" w:author="Thomas Alfstad" w:date="2024-10-28T15:46:00Z" w16du:dateUtc="2024-10-28T19:46:00Z"/>
        </w:rPr>
      </w:pPr>
      <w:ins w:id="184" w:author="Thomas Alfstad" w:date="2024-10-28T15:46:00Z" w16du:dateUtc="2024-10-28T19:46:00Z">
        <w:r>
          <w:t>set EMISSION; Solid, liquid or gaseous emissions/waste products</w:t>
        </w:r>
      </w:ins>
    </w:p>
    <w:p w14:paraId="7254C1DC" w14:textId="77777777" w:rsidR="00BB48FC" w:rsidRDefault="00BB48FC" w:rsidP="00BB48FC">
      <w:pPr>
        <w:rPr>
          <w:ins w:id="185" w:author="Thomas Alfstad" w:date="2024-10-28T15:46:00Z" w16du:dateUtc="2024-10-28T19:46:00Z"/>
        </w:rPr>
      </w:pPr>
      <w:ins w:id="186" w:author="Thomas Alfstad" w:date="2024-10-28T15:46:00Z" w16du:dateUtc="2024-10-28T19:46:00Z">
        <w:r>
          <w:t xml:space="preserve">set STORAGE; Infrastructure used of intertemporal storage/arbitrage of commodities </w:t>
        </w:r>
      </w:ins>
    </w:p>
    <w:p w14:paraId="389E053D" w14:textId="77777777" w:rsidR="00BB48FC" w:rsidRDefault="00BB48FC" w:rsidP="00BB48FC">
      <w:pPr>
        <w:rPr>
          <w:ins w:id="187" w:author="Thomas Alfstad" w:date="2024-10-28T15:46:00Z" w16du:dateUtc="2024-10-28T19:46:00Z"/>
        </w:rPr>
      </w:pPr>
      <w:ins w:id="188" w:author="Thomas Alfstad" w:date="2024-10-28T15:46:00Z" w16du:dateUtc="2024-10-28T19:46:00Z">
        <w:r>
          <w:t xml:space="preserve">set </w:t>
        </w:r>
        <w:proofErr w:type="gramStart"/>
        <w:r>
          <w:t>YEAR;</w:t>
        </w:r>
        <w:proofErr w:type="gramEnd"/>
        <w:r>
          <w:t xml:space="preserve"> List of model years </w:t>
        </w:r>
      </w:ins>
    </w:p>
    <w:p w14:paraId="213BD9CB" w14:textId="77777777" w:rsidR="00BB48FC" w:rsidRDefault="00BB48FC" w:rsidP="00BB48FC">
      <w:pPr>
        <w:rPr>
          <w:ins w:id="189" w:author="Thomas Alfstad" w:date="2024-10-28T15:46:00Z" w16du:dateUtc="2024-10-28T19:46:00Z"/>
        </w:rPr>
      </w:pPr>
      <w:ins w:id="190" w:author="Thomas Alfstad" w:date="2024-10-28T15:46:00Z" w16du:dateUtc="2024-10-28T19:46:00Z">
        <w:r>
          <w:t xml:space="preserve">set </w:t>
        </w:r>
        <w:proofErr w:type="gramStart"/>
        <w:r>
          <w:t>SEASON;</w:t>
        </w:r>
        <w:proofErr w:type="gramEnd"/>
        <w:r>
          <w:t xml:space="preserve"> List of seasons</w:t>
        </w:r>
      </w:ins>
    </w:p>
    <w:p w14:paraId="101EF20D" w14:textId="77777777" w:rsidR="00BB48FC" w:rsidRDefault="00BB48FC" w:rsidP="00BB48FC">
      <w:pPr>
        <w:rPr>
          <w:ins w:id="191" w:author="Thomas Alfstad" w:date="2024-10-28T15:46:00Z" w16du:dateUtc="2024-10-28T19:46:00Z"/>
        </w:rPr>
      </w:pPr>
      <w:ins w:id="192" w:author="Thomas Alfstad" w:date="2024-10-28T15:46:00Z" w16du:dateUtc="2024-10-28T19:46:00Z">
        <w:r>
          <w:t>set DAYTYPE; List of day-types (e.g. weekday vs weekend)</w:t>
        </w:r>
      </w:ins>
    </w:p>
    <w:p w14:paraId="0E38A422" w14:textId="77777777" w:rsidR="00BB48FC" w:rsidRDefault="00BB48FC" w:rsidP="00BB48FC">
      <w:pPr>
        <w:rPr>
          <w:ins w:id="193" w:author="Thomas Alfstad" w:date="2024-10-28T15:46:00Z" w16du:dateUtc="2024-10-28T19:46:00Z"/>
        </w:rPr>
      </w:pPr>
      <w:ins w:id="194" w:author="Thomas Alfstad" w:date="2024-10-28T15:46:00Z" w16du:dateUtc="2024-10-28T19:46:00Z">
        <w:r>
          <w:t xml:space="preserve">set DAILYTIMEBRACKET; (e.g. sub-divisions of a day e.g. corresponding to peak, intermediate and baseload electricity demand) </w:t>
        </w:r>
      </w:ins>
    </w:p>
    <w:p w14:paraId="2DFD63CD" w14:textId="77777777" w:rsidR="00BB48FC" w:rsidRDefault="00BB48FC" w:rsidP="00BB48FC">
      <w:pPr>
        <w:rPr>
          <w:ins w:id="195" w:author="Thomas Alfstad" w:date="2024-10-28T15:46:00Z" w16du:dateUtc="2024-10-28T19:46:00Z"/>
        </w:rPr>
      </w:pPr>
      <w:ins w:id="196" w:author="Thomas Alfstad" w:date="2024-10-28T15:46:00Z" w16du:dateUtc="2024-10-28T19:46:00Z">
        <w:r>
          <w:t xml:space="preserve">set </w:t>
        </w:r>
        <w:proofErr w:type="gramStart"/>
        <w:r>
          <w:t>TIMESLICE;</w:t>
        </w:r>
        <w:proofErr w:type="gramEnd"/>
        <w:r>
          <w:t xml:space="preserve"> </w:t>
        </w:r>
      </w:ins>
    </w:p>
    <w:p w14:paraId="6CEA72D5" w14:textId="77777777" w:rsidR="00BB48FC" w:rsidRDefault="00BB48FC" w:rsidP="00BB48FC">
      <w:pPr>
        <w:rPr>
          <w:ins w:id="197" w:author="Thomas Alfstad" w:date="2024-10-28T15:46:00Z" w16du:dateUtc="2024-10-28T19:46:00Z"/>
        </w:rPr>
      </w:pPr>
      <w:ins w:id="198" w:author="Thomas Alfstad" w:date="2024-10-28T15:46:00Z" w16du:dateUtc="2024-10-28T19:46:00Z">
        <w:r>
          <w:t xml:space="preserve">set MODE_OF_OPERATION; Allows for the use of the same piece of equipment/infrastructure to be used in different ways (e.g. running a power plant on oil instead of gas). </w:t>
        </w:r>
      </w:ins>
    </w:p>
    <w:p w14:paraId="79443A87" w14:textId="77777777" w:rsidR="00BB48FC" w:rsidRDefault="00BB48FC" w:rsidP="00BB48FC">
      <w:pPr>
        <w:rPr>
          <w:ins w:id="199" w:author="Thomas Alfstad" w:date="2024-10-28T15:46:00Z" w16du:dateUtc="2024-10-28T19:46:00Z"/>
        </w:rPr>
      </w:pPr>
      <w:ins w:id="200" w:author="Thomas Alfstad" w:date="2024-10-28T15:46:00Z" w16du:dateUtc="2024-10-28T19:46:00Z">
        <w:r>
          <w:t xml:space="preserve">set UDC; Flexible constraints to enforce set relationships between variables. </w:t>
        </w:r>
      </w:ins>
    </w:p>
    <w:p w14:paraId="498655A3" w14:textId="77777777" w:rsidR="00BB48FC" w:rsidRDefault="00BB48FC" w:rsidP="00BB48FC">
      <w:pPr>
        <w:rPr>
          <w:ins w:id="201" w:author="Thomas Alfstad" w:date="2024-10-28T15:46:00Z" w16du:dateUtc="2024-10-28T19:46:00Z"/>
        </w:rPr>
      </w:pPr>
    </w:p>
    <w:p w14:paraId="41902D26" w14:textId="77777777" w:rsidR="00BB48FC" w:rsidRDefault="00BB48FC" w:rsidP="00BB48FC">
      <w:pPr>
        <w:rPr>
          <w:ins w:id="202" w:author="Thomas Alfstad" w:date="2024-10-28T15:46:00Z" w16du:dateUtc="2024-10-28T19:46:00Z"/>
        </w:rPr>
      </w:pPr>
      <w:ins w:id="203" w:author="Thomas Alfstad" w:date="2024-10-28T15:46:00Z" w16du:dateUtc="2024-10-28T19:46:00Z">
        <w:r>
          <w:t>Main CLEWs inputs:</w:t>
        </w:r>
      </w:ins>
    </w:p>
    <w:p w14:paraId="5320E9F6" w14:textId="77777777" w:rsidR="00BB48FC" w:rsidRDefault="00BB48FC" w:rsidP="00BB48FC">
      <w:pPr>
        <w:pStyle w:val="ListParagraph"/>
        <w:numPr>
          <w:ilvl w:val="0"/>
          <w:numId w:val="6"/>
        </w:numPr>
        <w:spacing w:after="160" w:line="259" w:lineRule="auto"/>
        <w:rPr>
          <w:ins w:id="204" w:author="Thomas Alfstad" w:date="2024-10-28T15:46:00Z" w16du:dateUtc="2024-10-28T19:46:00Z"/>
        </w:rPr>
      </w:pPr>
      <w:ins w:id="205" w:author="Thomas Alfstad" w:date="2024-10-28T15:46:00Z" w16du:dateUtc="2024-10-28T19:46:00Z">
        <w:r>
          <w:t>General time preference rate</w:t>
        </w:r>
      </w:ins>
    </w:p>
    <w:p w14:paraId="30BC766F" w14:textId="77777777" w:rsidR="00BB48FC" w:rsidRDefault="00BB48FC" w:rsidP="00BB48FC">
      <w:pPr>
        <w:pStyle w:val="ListParagraph"/>
        <w:numPr>
          <w:ilvl w:val="0"/>
          <w:numId w:val="6"/>
        </w:numPr>
        <w:spacing w:after="160" w:line="259" w:lineRule="auto"/>
        <w:rPr>
          <w:ins w:id="206" w:author="Thomas Alfstad" w:date="2024-10-28T15:46:00Z" w16du:dateUtc="2024-10-28T19:46:00Z"/>
        </w:rPr>
      </w:pPr>
      <w:ins w:id="207" w:author="Thomas Alfstad" w:date="2024-10-28T15:46:00Z" w16du:dateUtc="2024-10-28T19:46:00Z">
        <w:r>
          <w:t>Hurdle rate for individual technologies</w:t>
        </w:r>
      </w:ins>
    </w:p>
    <w:p w14:paraId="491841A9" w14:textId="77777777" w:rsidR="00BB48FC" w:rsidRDefault="00BB48FC" w:rsidP="00BB48FC">
      <w:pPr>
        <w:pStyle w:val="ListParagraph"/>
        <w:numPr>
          <w:ilvl w:val="0"/>
          <w:numId w:val="6"/>
        </w:numPr>
        <w:spacing w:after="160" w:line="259" w:lineRule="auto"/>
        <w:rPr>
          <w:ins w:id="208" w:author="Thomas Alfstad" w:date="2024-10-28T15:46:00Z" w16du:dateUtc="2024-10-28T19:46:00Z"/>
        </w:rPr>
      </w:pPr>
      <w:ins w:id="209" w:author="Thomas Alfstad" w:date="2024-10-28T15:46:00Z" w16du:dateUtc="2024-10-28T19:46:00Z">
        <w:r>
          <w:t xml:space="preserve">Description of technical characteristics of individual technologies (Availability, conversion efficiency, operational life, existing capacities, </w:t>
        </w:r>
        <w:proofErr w:type="spellStart"/>
        <w:r>
          <w:t>etc</w:t>
        </w:r>
        <w:proofErr w:type="spellEnd"/>
        <w:r>
          <w:t>)</w:t>
        </w:r>
      </w:ins>
    </w:p>
    <w:p w14:paraId="429BD938" w14:textId="77777777" w:rsidR="00BB48FC" w:rsidRDefault="00BB48FC" w:rsidP="00BB48FC">
      <w:pPr>
        <w:pStyle w:val="ListParagraph"/>
        <w:numPr>
          <w:ilvl w:val="0"/>
          <w:numId w:val="6"/>
        </w:numPr>
        <w:spacing w:after="160" w:line="259" w:lineRule="auto"/>
        <w:rPr>
          <w:ins w:id="210" w:author="Thomas Alfstad" w:date="2024-10-28T15:46:00Z" w16du:dateUtc="2024-10-28T19:46:00Z"/>
        </w:rPr>
      </w:pPr>
      <w:ins w:id="211" w:author="Thomas Alfstad" w:date="2024-10-28T15:46:00Z" w16du:dateUtc="2024-10-28T19:46:00Z">
        <w:r>
          <w:t>Cost structure for technologies (Capital cost, fixed O&amp;M, Variable O&amp;M)</w:t>
        </w:r>
      </w:ins>
    </w:p>
    <w:p w14:paraId="6FE9179A" w14:textId="77777777" w:rsidR="00BB48FC" w:rsidRDefault="00BB48FC" w:rsidP="00BB48FC">
      <w:pPr>
        <w:pStyle w:val="ListParagraph"/>
        <w:numPr>
          <w:ilvl w:val="0"/>
          <w:numId w:val="6"/>
        </w:numPr>
        <w:spacing w:after="160" w:line="259" w:lineRule="auto"/>
        <w:rPr>
          <w:ins w:id="212" w:author="Thomas Alfstad" w:date="2024-10-28T15:46:00Z" w16du:dateUtc="2024-10-28T19:46:00Z"/>
        </w:rPr>
      </w:pPr>
      <w:ins w:id="213" w:author="Thomas Alfstad" w:date="2024-10-28T15:46:00Z" w16du:dateUtc="2024-10-28T19:46:00Z">
        <w:r>
          <w:t xml:space="preserve">Time representation (years to include in analysis, subdivisions of year – seasons, day types, within </w:t>
        </w:r>
        <w:proofErr w:type="gramStart"/>
        <w:r>
          <w:t>day time</w:t>
        </w:r>
        <w:proofErr w:type="gramEnd"/>
        <w:r>
          <w:t xml:space="preserve"> steps)</w:t>
        </w:r>
      </w:ins>
    </w:p>
    <w:p w14:paraId="5C3B5C1D" w14:textId="77777777" w:rsidR="00BB48FC" w:rsidRDefault="00BB48FC" w:rsidP="00BB48FC">
      <w:pPr>
        <w:pStyle w:val="ListParagraph"/>
        <w:numPr>
          <w:ilvl w:val="0"/>
          <w:numId w:val="6"/>
        </w:numPr>
        <w:spacing w:after="160" w:line="259" w:lineRule="auto"/>
        <w:rPr>
          <w:ins w:id="214" w:author="Thomas Alfstad" w:date="2024-10-28T15:46:00Z" w16du:dateUtc="2024-10-28T19:46:00Z"/>
        </w:rPr>
      </w:pPr>
      <w:commentRangeStart w:id="215"/>
      <w:ins w:id="216" w:author="Thomas Alfstad" w:date="2024-10-28T15:46:00Z" w16du:dateUtc="2024-10-28T19:46:00Z">
        <w:r>
          <w:t>Exogenous demands for commodities (i.e. demands originating outside the modelled system)</w:t>
        </w:r>
      </w:ins>
      <w:commentRangeEnd w:id="215"/>
      <w:r w:rsidR="008A3F0B">
        <w:rPr>
          <w:rStyle w:val="CommentReference"/>
        </w:rPr>
        <w:commentReference w:id="215"/>
      </w:r>
    </w:p>
    <w:p w14:paraId="6C49B766" w14:textId="77777777" w:rsidR="00BB48FC" w:rsidRDefault="00BB48FC" w:rsidP="00BB48FC">
      <w:pPr>
        <w:pStyle w:val="ListParagraph"/>
        <w:numPr>
          <w:ilvl w:val="0"/>
          <w:numId w:val="6"/>
        </w:numPr>
        <w:spacing w:after="160" w:line="259" w:lineRule="auto"/>
        <w:rPr>
          <w:ins w:id="217" w:author="Thomas Alfstad" w:date="2024-10-28T15:46:00Z" w16du:dateUtc="2024-10-28T19:46:00Z"/>
        </w:rPr>
      </w:pPr>
      <w:commentRangeStart w:id="218"/>
      <w:ins w:id="219" w:author="Thomas Alfstad" w:date="2024-10-28T15:46:00Z" w16du:dateUtc="2024-10-28T19:46:00Z">
        <w:r>
          <w:t>Emission factors</w:t>
        </w:r>
      </w:ins>
      <w:commentRangeEnd w:id="218"/>
      <w:r w:rsidR="00AC7C73">
        <w:rPr>
          <w:rStyle w:val="CommentReference"/>
        </w:rPr>
        <w:commentReference w:id="218"/>
      </w:r>
    </w:p>
    <w:p w14:paraId="630DAF5A" w14:textId="77777777" w:rsidR="00BB48FC" w:rsidRDefault="00BB48FC" w:rsidP="00BB48FC">
      <w:pPr>
        <w:pStyle w:val="ListParagraph"/>
        <w:numPr>
          <w:ilvl w:val="0"/>
          <w:numId w:val="6"/>
        </w:numPr>
        <w:spacing w:after="160" w:line="259" w:lineRule="auto"/>
        <w:rPr>
          <w:ins w:id="220" w:author="Thomas Alfstad" w:date="2024-10-28T15:46:00Z" w16du:dateUtc="2024-10-28T19:46:00Z"/>
        </w:rPr>
      </w:pPr>
      <w:ins w:id="221" w:author="Thomas Alfstad" w:date="2024-10-28T15:46:00Z" w16du:dateUtc="2024-10-28T19:46:00Z">
        <w:r>
          <w:t>Various constraints on the capacity, investment and utilization of technologies</w:t>
        </w:r>
      </w:ins>
    </w:p>
    <w:p w14:paraId="1F0CEDBC" w14:textId="77777777" w:rsidR="00BB48FC" w:rsidRDefault="00BB48FC" w:rsidP="00BB48FC">
      <w:pPr>
        <w:rPr>
          <w:ins w:id="222" w:author="Thomas Alfstad" w:date="2024-10-28T15:46:00Z" w16du:dateUtc="2024-10-28T19:46:00Z"/>
        </w:rPr>
      </w:pPr>
    </w:p>
    <w:p w14:paraId="4E08F733" w14:textId="77777777" w:rsidR="00BB48FC" w:rsidRDefault="00BB48FC" w:rsidP="00BB48FC">
      <w:pPr>
        <w:rPr>
          <w:ins w:id="223" w:author="Thomas Alfstad" w:date="2024-10-28T15:46:00Z" w16du:dateUtc="2024-10-28T19:46:00Z"/>
        </w:rPr>
      </w:pPr>
      <w:ins w:id="224" w:author="Thomas Alfstad" w:date="2024-10-28T15:46:00Z" w16du:dateUtc="2024-10-28T19:46:00Z">
        <w:r>
          <w:t>Main CLEWs outputs:</w:t>
        </w:r>
      </w:ins>
    </w:p>
    <w:p w14:paraId="49003851" w14:textId="77777777" w:rsidR="00BB48FC" w:rsidRDefault="00BB48FC" w:rsidP="00BB48FC">
      <w:pPr>
        <w:pStyle w:val="ListParagraph"/>
        <w:numPr>
          <w:ilvl w:val="0"/>
          <w:numId w:val="7"/>
        </w:numPr>
        <w:spacing w:after="160" w:line="259" w:lineRule="auto"/>
        <w:rPr>
          <w:ins w:id="225" w:author="Thomas Alfstad" w:date="2024-10-28T15:46:00Z" w16du:dateUtc="2024-10-28T19:46:00Z"/>
        </w:rPr>
      </w:pPr>
      <w:ins w:id="226" w:author="Thomas Alfstad" w:date="2024-10-28T15:46:00Z" w16du:dateUtc="2024-10-28T19:46:00Z">
        <w:r>
          <w:t xml:space="preserve">Capacity additions for each technology (in units of capacity – e.g. Gigawatt, Tons per day </w:t>
        </w:r>
        <w:proofErr w:type="gramStart"/>
        <w:r>
          <w:t>etc. )</w:t>
        </w:r>
        <w:proofErr w:type="gramEnd"/>
      </w:ins>
    </w:p>
    <w:p w14:paraId="287D5EA2" w14:textId="77777777" w:rsidR="00BB48FC" w:rsidRDefault="00BB48FC" w:rsidP="00BB48FC">
      <w:pPr>
        <w:pStyle w:val="ListParagraph"/>
        <w:numPr>
          <w:ilvl w:val="0"/>
          <w:numId w:val="7"/>
        </w:numPr>
        <w:spacing w:after="160" w:line="259" w:lineRule="auto"/>
        <w:rPr>
          <w:ins w:id="227" w:author="Thomas Alfstad" w:date="2024-10-28T15:46:00Z" w16du:dateUtc="2024-10-28T19:46:00Z"/>
        </w:rPr>
      </w:pPr>
      <w:ins w:id="228" w:author="Thomas Alfstad" w:date="2024-10-28T15:46:00Z" w16du:dateUtc="2024-10-28T19:46:00Z">
        <w:r>
          <w:t>Total capacity for each technology (in units of capacity)</w:t>
        </w:r>
      </w:ins>
    </w:p>
    <w:p w14:paraId="6CA43335" w14:textId="77777777" w:rsidR="00BB48FC" w:rsidRDefault="00BB48FC" w:rsidP="00BB48FC">
      <w:pPr>
        <w:pStyle w:val="ListParagraph"/>
        <w:numPr>
          <w:ilvl w:val="0"/>
          <w:numId w:val="7"/>
        </w:numPr>
        <w:spacing w:after="160" w:line="259" w:lineRule="auto"/>
        <w:rPr>
          <w:ins w:id="229" w:author="Thomas Alfstad" w:date="2024-10-28T15:46:00Z" w16du:dateUtc="2024-10-28T19:46:00Z"/>
        </w:rPr>
      </w:pPr>
      <w:commentRangeStart w:id="230"/>
      <w:ins w:id="231" w:author="Thomas Alfstad" w:date="2024-10-28T15:46:00Z" w16du:dateUtc="2024-10-28T19:46:00Z">
        <w:r>
          <w:t>Capital investment (in units of currency)</w:t>
        </w:r>
      </w:ins>
      <w:commentRangeEnd w:id="230"/>
      <w:r w:rsidR="006425CD">
        <w:rPr>
          <w:rStyle w:val="CommentReference"/>
        </w:rPr>
        <w:commentReference w:id="230"/>
      </w:r>
    </w:p>
    <w:p w14:paraId="724D6798" w14:textId="77777777" w:rsidR="00BB48FC" w:rsidRDefault="00BB48FC" w:rsidP="00BB48FC">
      <w:pPr>
        <w:pStyle w:val="ListParagraph"/>
        <w:numPr>
          <w:ilvl w:val="0"/>
          <w:numId w:val="7"/>
        </w:numPr>
        <w:spacing w:after="160" w:line="259" w:lineRule="auto"/>
        <w:rPr>
          <w:ins w:id="232" w:author="Thomas Alfstad" w:date="2024-10-28T15:46:00Z" w16du:dateUtc="2024-10-28T19:46:00Z"/>
        </w:rPr>
      </w:pPr>
      <w:ins w:id="233" w:author="Thomas Alfstad" w:date="2024-10-28T15:46:00Z" w16du:dateUtc="2024-10-28T19:46:00Z">
        <w:r>
          <w:t>Operating expenditures (in units of currency – to pay for labor and other inputs not directly modelled)</w:t>
        </w:r>
      </w:ins>
    </w:p>
    <w:p w14:paraId="1E8C2F6D" w14:textId="77777777" w:rsidR="00BB48FC" w:rsidRDefault="00BB48FC" w:rsidP="00BB48FC">
      <w:pPr>
        <w:pStyle w:val="ListParagraph"/>
        <w:numPr>
          <w:ilvl w:val="0"/>
          <w:numId w:val="7"/>
        </w:numPr>
        <w:spacing w:after="160" w:line="259" w:lineRule="auto"/>
        <w:rPr>
          <w:ins w:id="234" w:author="Thomas Alfstad" w:date="2024-10-28T15:46:00Z" w16du:dateUtc="2024-10-28T19:46:00Z"/>
        </w:rPr>
      </w:pPr>
      <w:ins w:id="235" w:author="Thomas Alfstad" w:date="2024-10-28T15:46:00Z" w16du:dateUtc="2024-10-28T19:46:00Z">
        <w:r>
          <w:t>Utilization level of all technologies</w:t>
        </w:r>
      </w:ins>
    </w:p>
    <w:p w14:paraId="03043029" w14:textId="77777777" w:rsidR="00BB48FC" w:rsidRDefault="00BB48FC" w:rsidP="00BB48FC">
      <w:pPr>
        <w:pStyle w:val="ListParagraph"/>
        <w:numPr>
          <w:ilvl w:val="0"/>
          <w:numId w:val="7"/>
        </w:numPr>
        <w:spacing w:after="160" w:line="259" w:lineRule="auto"/>
        <w:rPr>
          <w:ins w:id="236" w:author="Thomas Alfstad" w:date="2024-10-28T15:46:00Z" w16du:dateUtc="2024-10-28T19:46:00Z"/>
        </w:rPr>
      </w:pPr>
      <w:ins w:id="237" w:author="Thomas Alfstad" w:date="2024-10-28T15:46:00Z" w16du:dateUtc="2024-10-28T19:46:00Z">
        <w:r>
          <w:t>Total inputs and outputs of commodity flows for each technology</w:t>
        </w:r>
      </w:ins>
    </w:p>
    <w:p w14:paraId="52B833EA" w14:textId="77777777" w:rsidR="00BB48FC" w:rsidRDefault="00BB48FC" w:rsidP="00BB48FC">
      <w:pPr>
        <w:pStyle w:val="ListParagraph"/>
        <w:numPr>
          <w:ilvl w:val="0"/>
          <w:numId w:val="7"/>
        </w:numPr>
        <w:spacing w:after="160" w:line="259" w:lineRule="auto"/>
        <w:rPr>
          <w:ins w:id="238" w:author="Thomas Alfstad" w:date="2024-10-28T15:46:00Z" w16du:dateUtc="2024-10-28T19:46:00Z"/>
        </w:rPr>
      </w:pPr>
      <w:ins w:id="239" w:author="Thomas Alfstad" w:date="2024-10-28T15:46:00Z" w16du:dateUtc="2024-10-28T19:46:00Z">
        <w:r>
          <w:t xml:space="preserve">Total production/use of each technology </w:t>
        </w:r>
      </w:ins>
    </w:p>
    <w:p w14:paraId="7FAC797D" w14:textId="77777777" w:rsidR="00BB48FC" w:rsidRDefault="00BB48FC" w:rsidP="00BB48FC">
      <w:pPr>
        <w:pStyle w:val="ListParagraph"/>
        <w:numPr>
          <w:ilvl w:val="0"/>
          <w:numId w:val="7"/>
        </w:numPr>
        <w:spacing w:after="160" w:line="259" w:lineRule="auto"/>
        <w:rPr>
          <w:ins w:id="240" w:author="Thomas Alfstad" w:date="2024-10-28T15:46:00Z" w16du:dateUtc="2024-10-28T19:46:00Z"/>
        </w:rPr>
      </w:pPr>
      <w:ins w:id="241" w:author="Thomas Alfstad" w:date="2024-10-28T15:46:00Z" w16du:dateUtc="2024-10-28T19:46:00Z">
        <w:r>
          <w:t>Emissions by technology</w:t>
        </w:r>
      </w:ins>
    </w:p>
    <w:p w14:paraId="16BDAD52" w14:textId="77777777" w:rsidR="00BB48FC" w:rsidRDefault="00BB48FC" w:rsidP="00BB48FC">
      <w:pPr>
        <w:pStyle w:val="ListParagraph"/>
        <w:numPr>
          <w:ilvl w:val="0"/>
          <w:numId w:val="7"/>
        </w:numPr>
        <w:spacing w:after="160" w:line="259" w:lineRule="auto"/>
        <w:rPr>
          <w:ins w:id="242" w:author="Thomas Alfstad" w:date="2024-10-28T15:46:00Z" w16du:dateUtc="2024-10-28T19:46:00Z"/>
        </w:rPr>
      </w:pPr>
      <w:ins w:id="243" w:author="Thomas Alfstad" w:date="2024-10-28T15:46:00Z" w16du:dateUtc="2024-10-28T19:46:00Z">
        <w:r>
          <w:t>Salvage values</w:t>
        </w:r>
      </w:ins>
    </w:p>
    <w:p w14:paraId="13CDBC1E" w14:textId="77777777" w:rsidR="00BB2441" w:rsidRPr="00945C3F" w:rsidRDefault="00BB2441">
      <w:pPr>
        <w:jc w:val="both"/>
        <w:rPr>
          <w:ins w:id="244" w:author="Thomas Alfstad" w:date="2024-10-28T11:52:00Z"/>
          <w:lang w:val="en-GB"/>
        </w:rPr>
        <w:pPrChange w:id="245" w:author="Thomas Alfstad" w:date="2024-10-28T11:54:00Z" w16du:dateUtc="2024-10-28T15:54:00Z">
          <w:pPr/>
        </w:pPrChange>
      </w:pPr>
    </w:p>
    <w:p w14:paraId="202F3DAF" w14:textId="681ACF7E" w:rsidR="00E75DFB" w:rsidRPr="00945C3F" w:rsidRDefault="00E75DFB">
      <w:pPr>
        <w:rPr>
          <w:lang w:val="en-GB"/>
          <w:rPrChange w:id="246" w:author="Thomas Alfstad" w:date="2024-10-28T11:52:00Z" w16du:dateUtc="2024-10-28T15:52:00Z">
            <w:rPr/>
          </w:rPrChange>
        </w:rPr>
        <w:pPrChange w:id="247" w:author="Thomas Alfstad" w:date="2024-10-28T11:15:00Z" w16du:dateUtc="2024-10-28T15:15:00Z">
          <w:pPr>
            <w:numPr>
              <w:numId w:val="5"/>
            </w:numPr>
            <w:ind w:left="720" w:hanging="360"/>
          </w:pPr>
        </w:pPrChange>
      </w:pPr>
    </w:p>
    <w:sectPr w:rsidR="00E75DFB" w:rsidRPr="00945C3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 w:author="Thomas Alfstad" w:date="2024-10-30T12:25:00Z" w:initials="TA">
    <w:p w14:paraId="07395201" w14:textId="77777777" w:rsidR="00CA1C13" w:rsidRDefault="00CA1C13" w:rsidP="00CA1C13">
      <w:pPr>
        <w:pStyle w:val="CommentText"/>
      </w:pPr>
      <w:r>
        <w:rPr>
          <w:rStyle w:val="CommentReference"/>
        </w:rPr>
        <w:annotationRef/>
      </w:r>
      <w:r>
        <w:t xml:space="preserve">As points of clarification: I am saying that investment goes up as you shift to a greener technologies, not necessarily that costs as a whole do (i.e. you are substituting capital for other inputs). Total energy sector investment worldwide has gone up significantly in recent years, corresponding to the increased deployment of renewable technologies. </w:t>
      </w:r>
    </w:p>
  </w:comment>
  <w:comment w:id="22" w:author="Thomas Alfstad" w:date="2024-10-31T14:08:00Z" w:initials="TA">
    <w:p w14:paraId="3D247202" w14:textId="77777777" w:rsidR="005D64F2" w:rsidRDefault="005D64F2" w:rsidP="005D64F2">
      <w:pPr>
        <w:pStyle w:val="CommentText"/>
      </w:pPr>
      <w:r>
        <w:rPr>
          <w:rStyle w:val="CommentReference"/>
        </w:rPr>
        <w:annotationRef/>
      </w:r>
      <w:r>
        <w:t xml:space="preserve">This potentially refers to two-way exchange and doesn’t necessarily belong under the CLEWs to OG heading. </w:t>
      </w:r>
    </w:p>
  </w:comment>
  <w:comment w:id="160" w:author="Marcelo T. LaFleur" w:date="2024-11-11T16:11:00Z" w:initials="MTL">
    <w:p w14:paraId="75FE62B1" w14:textId="77777777" w:rsidR="004578C2" w:rsidRDefault="004578C2" w:rsidP="004578C2">
      <w:r>
        <w:rPr>
          <w:rStyle w:val="CommentReference"/>
        </w:rPr>
        <w:annotationRef/>
      </w:r>
      <w:r>
        <w:rPr>
          <w:color w:val="000000"/>
          <w:sz w:val="20"/>
          <w:szCs w:val="20"/>
        </w:rPr>
        <w:t>Can we say that the CLEWs model assumes that the three systems—land and agriculture, energy, and water—are intended to fully represent the natural resource inputs of an economy? If so, that gives us an easy way to show how OG would fit this picture</w:t>
      </w:r>
    </w:p>
  </w:comment>
  <w:comment w:id="215" w:author="Marcelo T. LaFleur" w:date="2024-11-11T16:03:00Z" w:initials="MTL">
    <w:p w14:paraId="334CF80E" w14:textId="4F211CD8" w:rsidR="008A3F0B" w:rsidRDefault="008A3F0B" w:rsidP="008A3F0B">
      <w:r>
        <w:rPr>
          <w:rStyle w:val="CommentReference"/>
        </w:rPr>
        <w:annotationRef/>
      </w:r>
      <w:r>
        <w:rPr>
          <w:color w:val="000000"/>
          <w:sz w:val="20"/>
          <w:szCs w:val="20"/>
        </w:rPr>
        <w:t>OG link</w:t>
      </w:r>
    </w:p>
  </w:comment>
  <w:comment w:id="218" w:author="Marcelo T. LaFleur" w:date="2024-11-11T16:04:00Z" w:initials="MTL">
    <w:p w14:paraId="49951620" w14:textId="77777777" w:rsidR="00AC7C73" w:rsidRDefault="00AC7C73" w:rsidP="00AC7C73">
      <w:r>
        <w:rPr>
          <w:rStyle w:val="CommentReference"/>
        </w:rPr>
        <w:annotationRef/>
      </w:r>
      <w:r>
        <w:rPr>
          <w:color w:val="000000"/>
          <w:sz w:val="20"/>
          <w:szCs w:val="20"/>
        </w:rPr>
        <w:t>Can be used to characterize the impact of changes from the OG model on emissions. This will require emission factors to be summarized by OG sector.</w:t>
      </w:r>
    </w:p>
  </w:comment>
  <w:comment w:id="230" w:author="Marcelo T. LaFleur" w:date="2024-11-11T16:05:00Z" w:initials="MTL">
    <w:p w14:paraId="56F67E8F" w14:textId="77777777" w:rsidR="006425CD" w:rsidRDefault="006425CD" w:rsidP="006425CD">
      <w:r>
        <w:rPr>
          <w:rStyle w:val="CommentReference"/>
        </w:rPr>
        <w:annotationRef/>
      </w:r>
      <w:r>
        <w:rPr>
          <w:color w:val="000000"/>
          <w:sz w:val="20"/>
          <w:szCs w:val="20"/>
        </w:rPr>
        <w:t>OG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395201" w15:done="0"/>
  <w15:commentEx w15:paraId="3D247202" w15:done="0"/>
  <w15:commentEx w15:paraId="75FE62B1" w15:done="0"/>
  <w15:commentEx w15:paraId="334CF80E" w15:done="0"/>
  <w15:commentEx w15:paraId="49951620" w15:done="0"/>
  <w15:commentEx w15:paraId="56F67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EE10A" w16cex:dateUtc="2024-10-30T16:25:00Z"/>
  <w16cex:commentExtensible w16cex:durableId="15CFF14D" w16cex:dateUtc="2024-10-31T18:08:00Z"/>
  <w16cex:commentExtensible w16cex:durableId="5F511772" w16cex:dateUtc="2024-11-11T21:11:00Z"/>
  <w16cex:commentExtensible w16cex:durableId="28AD1F1A" w16cex:dateUtc="2024-11-11T21:03:00Z"/>
  <w16cex:commentExtensible w16cex:durableId="22DB1115" w16cex:dateUtc="2024-11-11T21:04:00Z"/>
  <w16cex:commentExtensible w16cex:durableId="62175F05" w16cex:dateUtc="2024-11-11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395201" w16cid:durableId="1E3EE10A"/>
  <w16cid:commentId w16cid:paraId="3D247202" w16cid:durableId="15CFF14D"/>
  <w16cid:commentId w16cid:paraId="75FE62B1" w16cid:durableId="5F511772"/>
  <w16cid:commentId w16cid:paraId="334CF80E" w16cid:durableId="28AD1F1A"/>
  <w16cid:commentId w16cid:paraId="49951620" w16cid:durableId="22DB1115"/>
  <w16cid:commentId w16cid:paraId="56F67E8F" w16cid:durableId="62175F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52E32" w14:textId="77777777" w:rsidR="005168F8" w:rsidRDefault="005168F8" w:rsidP="00945C3F">
      <w:pPr>
        <w:spacing w:line="240" w:lineRule="auto"/>
      </w:pPr>
      <w:r>
        <w:separator/>
      </w:r>
    </w:p>
  </w:endnote>
  <w:endnote w:type="continuationSeparator" w:id="0">
    <w:p w14:paraId="2EDC019F" w14:textId="77777777" w:rsidR="005168F8" w:rsidRDefault="005168F8" w:rsidP="00945C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69EA13A-AD94-4364-9B5C-68A64832F846}"/>
  </w:font>
  <w:font w:name="Inconsolata">
    <w:charset w:val="00"/>
    <w:family w:val="auto"/>
    <w:pitch w:val="variable"/>
    <w:sig w:usb0="A00000FF" w:usb1="0000F9EB" w:usb2="00000020" w:usb3="00000000" w:csb0="00000193" w:csb1="00000000"/>
    <w:embedRegular r:id="rId2" w:fontKey="{FE2726FB-824E-496A-8FC8-8A147F5D39D2}"/>
  </w:font>
  <w:font w:name="Aptos">
    <w:charset w:val="00"/>
    <w:family w:val="swiss"/>
    <w:pitch w:val="variable"/>
    <w:sig w:usb0="20000287" w:usb1="00000003" w:usb2="00000000" w:usb3="00000000" w:csb0="0000019F" w:csb1="00000000"/>
    <w:embedRegular r:id="rId3" w:fontKey="{FABCDB81-7B70-4B15-B217-8EE29892471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325FC717-4EDA-49F8-9E7B-3190E342F9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D485E" w14:textId="77777777" w:rsidR="005168F8" w:rsidRDefault="005168F8" w:rsidP="00945C3F">
      <w:pPr>
        <w:spacing w:line="240" w:lineRule="auto"/>
      </w:pPr>
      <w:r>
        <w:separator/>
      </w:r>
    </w:p>
  </w:footnote>
  <w:footnote w:type="continuationSeparator" w:id="0">
    <w:p w14:paraId="49E38AAF" w14:textId="77777777" w:rsidR="005168F8" w:rsidRDefault="005168F8" w:rsidP="00945C3F">
      <w:pPr>
        <w:spacing w:line="240" w:lineRule="auto"/>
      </w:pPr>
      <w:r>
        <w:continuationSeparator/>
      </w:r>
    </w:p>
  </w:footnote>
  <w:footnote w:id="1">
    <w:p w14:paraId="498C0D8E" w14:textId="77777777" w:rsidR="00945C3F" w:rsidRDefault="00945C3F" w:rsidP="00945C3F">
      <w:pPr>
        <w:pStyle w:val="FootnoteText"/>
        <w:rPr>
          <w:ins w:id="155" w:author="Thomas Alfstad" w:date="2024-10-28T11:52:00Z" w16du:dateUtc="2024-10-28T15:52:00Z"/>
        </w:rPr>
      </w:pPr>
      <w:ins w:id="156" w:author="Thomas Alfstad" w:date="2024-10-28T11:52:00Z" w16du:dateUtc="2024-10-28T15:52:00Z">
        <w:r>
          <w:rPr>
            <w:rStyle w:val="FootnoteReference"/>
            <w:rFonts w:ascii="Aptos" w:eastAsia="Aptos" w:hAnsi="Aptos" w:cs="Aptos"/>
            <w:sz w:val="18"/>
            <w:szCs w:val="18"/>
          </w:rPr>
          <w:footnoteRef/>
        </w:r>
        <w:r>
          <w:rPr>
            <w:rFonts w:ascii="Aptos" w:eastAsia="Aptos" w:hAnsi="Aptos" w:cs="Aptos"/>
            <w:sz w:val="18"/>
            <w:szCs w:val="18"/>
          </w:rPr>
          <w:t xml:space="preserve"> For more information about CLEWs Framework, see:  </w:t>
        </w:r>
        <w:r>
          <w:fldChar w:fldCharType="begin"/>
        </w:r>
        <w:r>
          <w:instrText>HYPERLINK "https://www.youtube.com/watch?v=9Kg_mXQMSt0"</w:instrText>
        </w:r>
        <w:r>
          <w:fldChar w:fldCharType="separate"/>
        </w:r>
        <w:r>
          <w:rPr>
            <w:rStyle w:val="Hyperlink"/>
          </w:rPr>
          <w:t>How to advance the 2030 Agenda with the Climate, Land-Use, Energy and Water Systems Models (CLEWs) (youtube.com)</w:t>
        </w:r>
        <w:r>
          <w:fldChar w:fldCharType="end"/>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1AF"/>
    <w:multiLevelType w:val="multilevel"/>
    <w:tmpl w:val="3F201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60F14"/>
    <w:multiLevelType w:val="multilevel"/>
    <w:tmpl w:val="50368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810FD"/>
    <w:multiLevelType w:val="hybridMultilevel"/>
    <w:tmpl w:val="D786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F32FD"/>
    <w:multiLevelType w:val="multilevel"/>
    <w:tmpl w:val="84E2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8F21B3"/>
    <w:multiLevelType w:val="hybridMultilevel"/>
    <w:tmpl w:val="30BC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66B86"/>
    <w:multiLevelType w:val="multilevel"/>
    <w:tmpl w:val="A0E27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8F56B3"/>
    <w:multiLevelType w:val="multilevel"/>
    <w:tmpl w:val="A524D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E0095D"/>
    <w:multiLevelType w:val="multilevel"/>
    <w:tmpl w:val="F1B0A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78394E"/>
    <w:multiLevelType w:val="multilevel"/>
    <w:tmpl w:val="30B85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414485">
    <w:abstractNumId w:val="0"/>
  </w:num>
  <w:num w:numId="2" w16cid:durableId="544487016">
    <w:abstractNumId w:val="6"/>
  </w:num>
  <w:num w:numId="3" w16cid:durableId="368839284">
    <w:abstractNumId w:val="5"/>
  </w:num>
  <w:num w:numId="4" w16cid:durableId="1584291990">
    <w:abstractNumId w:val="3"/>
  </w:num>
  <w:num w:numId="5" w16cid:durableId="606277053">
    <w:abstractNumId w:val="1"/>
  </w:num>
  <w:num w:numId="6" w16cid:durableId="1166287603">
    <w:abstractNumId w:val="2"/>
  </w:num>
  <w:num w:numId="7" w16cid:durableId="1601180943">
    <w:abstractNumId w:val="4"/>
  </w:num>
  <w:num w:numId="8" w16cid:durableId="781920599">
    <w:abstractNumId w:val="7"/>
  </w:num>
  <w:num w:numId="9" w16cid:durableId="677123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Alfstad">
    <w15:presenceInfo w15:providerId="Windows Live" w15:userId="791a7ca12165b999"/>
  </w15:person>
  <w15:person w15:author="Marcelo T. LaFleur">
    <w15:presenceInfo w15:providerId="None" w15:userId="Marcelo T. LaFl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55A"/>
    <w:rsid w:val="00090CF1"/>
    <w:rsid w:val="00241DDC"/>
    <w:rsid w:val="002660F4"/>
    <w:rsid w:val="0032455A"/>
    <w:rsid w:val="004578C2"/>
    <w:rsid w:val="00501EF9"/>
    <w:rsid w:val="005168F8"/>
    <w:rsid w:val="005D64F2"/>
    <w:rsid w:val="00622CA6"/>
    <w:rsid w:val="006425CD"/>
    <w:rsid w:val="006700FC"/>
    <w:rsid w:val="00703F8A"/>
    <w:rsid w:val="00812DF2"/>
    <w:rsid w:val="008A3F0B"/>
    <w:rsid w:val="00945C3F"/>
    <w:rsid w:val="00AC7C73"/>
    <w:rsid w:val="00BB2441"/>
    <w:rsid w:val="00BB48FC"/>
    <w:rsid w:val="00C3248E"/>
    <w:rsid w:val="00CA1C13"/>
    <w:rsid w:val="00E75D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7C41"/>
  <w15:docId w15:val="{D62F67D8-7518-4D3E-BCC8-F51D4EB5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E75DFB"/>
    <w:pPr>
      <w:spacing w:line="240" w:lineRule="auto"/>
    </w:pPr>
  </w:style>
  <w:style w:type="paragraph" w:styleId="ListParagraph">
    <w:name w:val="List Paragraph"/>
    <w:basedOn w:val="Normal"/>
    <w:uiPriority w:val="34"/>
    <w:qFormat/>
    <w:rsid w:val="00E75DFB"/>
    <w:pPr>
      <w:ind w:left="720"/>
      <w:contextualSpacing/>
    </w:pPr>
  </w:style>
  <w:style w:type="character" w:styleId="Hyperlink">
    <w:name w:val="Hyperlink"/>
    <w:basedOn w:val="DefaultParagraphFont"/>
    <w:uiPriority w:val="99"/>
    <w:semiHidden/>
    <w:unhideWhenUsed/>
    <w:rsid w:val="00945C3F"/>
    <w:rPr>
      <w:color w:val="0000FF" w:themeColor="hyperlink"/>
      <w:u w:val="single"/>
    </w:rPr>
  </w:style>
  <w:style w:type="paragraph" w:styleId="FootnoteText">
    <w:name w:val="footnote text"/>
    <w:basedOn w:val="Normal"/>
    <w:link w:val="FootnoteTextChar"/>
    <w:uiPriority w:val="99"/>
    <w:semiHidden/>
    <w:unhideWhenUsed/>
    <w:rsid w:val="00945C3F"/>
    <w:pPr>
      <w:spacing w:line="240" w:lineRule="auto"/>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semiHidden/>
    <w:rsid w:val="00945C3F"/>
    <w:rPr>
      <w:rFonts w:asciiTheme="minorHAnsi" w:eastAsiaTheme="minorHAnsi" w:hAnsiTheme="minorHAnsi" w:cstheme="minorBidi"/>
      <w:sz w:val="20"/>
      <w:szCs w:val="20"/>
      <w:lang w:val="en-US"/>
    </w:rPr>
  </w:style>
  <w:style w:type="character" w:styleId="FootnoteReference">
    <w:name w:val="footnote reference"/>
    <w:basedOn w:val="DefaultParagraphFont"/>
    <w:uiPriority w:val="99"/>
    <w:semiHidden/>
    <w:unhideWhenUsed/>
    <w:rsid w:val="00945C3F"/>
    <w:rPr>
      <w:vertAlign w:val="superscript"/>
    </w:rPr>
  </w:style>
  <w:style w:type="character" w:styleId="CommentReference">
    <w:name w:val="annotation reference"/>
    <w:basedOn w:val="DefaultParagraphFont"/>
    <w:uiPriority w:val="99"/>
    <w:semiHidden/>
    <w:unhideWhenUsed/>
    <w:rsid w:val="00CA1C13"/>
    <w:rPr>
      <w:sz w:val="16"/>
      <w:szCs w:val="16"/>
    </w:rPr>
  </w:style>
  <w:style w:type="paragraph" w:styleId="CommentText">
    <w:name w:val="annotation text"/>
    <w:basedOn w:val="Normal"/>
    <w:link w:val="CommentTextChar"/>
    <w:uiPriority w:val="99"/>
    <w:unhideWhenUsed/>
    <w:rsid w:val="00CA1C13"/>
    <w:pPr>
      <w:spacing w:line="240" w:lineRule="auto"/>
    </w:pPr>
    <w:rPr>
      <w:sz w:val="20"/>
      <w:szCs w:val="20"/>
    </w:rPr>
  </w:style>
  <w:style w:type="character" w:customStyle="1" w:styleId="CommentTextChar">
    <w:name w:val="Comment Text Char"/>
    <w:basedOn w:val="DefaultParagraphFont"/>
    <w:link w:val="CommentText"/>
    <w:uiPriority w:val="99"/>
    <w:rsid w:val="00CA1C13"/>
    <w:rPr>
      <w:sz w:val="20"/>
      <w:szCs w:val="20"/>
    </w:rPr>
  </w:style>
  <w:style w:type="paragraph" w:styleId="CommentSubject">
    <w:name w:val="annotation subject"/>
    <w:basedOn w:val="CommentText"/>
    <w:next w:val="CommentText"/>
    <w:link w:val="CommentSubjectChar"/>
    <w:uiPriority w:val="99"/>
    <w:semiHidden/>
    <w:unhideWhenUsed/>
    <w:rsid w:val="00CA1C13"/>
    <w:rPr>
      <w:b/>
      <w:bCs/>
    </w:rPr>
  </w:style>
  <w:style w:type="character" w:customStyle="1" w:styleId="CommentSubjectChar">
    <w:name w:val="Comment Subject Char"/>
    <w:basedOn w:val="CommentTextChar"/>
    <w:link w:val="CommentSubject"/>
    <w:uiPriority w:val="99"/>
    <w:semiHidden/>
    <w:rsid w:val="00CA1C13"/>
    <w:rPr>
      <w:b/>
      <w:bCs/>
      <w:sz w:val="20"/>
      <w:szCs w:val="20"/>
    </w:rPr>
  </w:style>
  <w:style w:type="character" w:styleId="FollowedHyperlink">
    <w:name w:val="FollowedHyperlink"/>
    <w:basedOn w:val="DefaultParagraphFont"/>
    <w:uiPriority w:val="99"/>
    <w:semiHidden/>
    <w:unhideWhenUsed/>
    <w:rsid w:val="002660F4"/>
    <w:rPr>
      <w:color w:val="800080" w:themeColor="followedHyperlink"/>
      <w:u w:val="single"/>
    </w:rPr>
  </w:style>
  <w:style w:type="paragraph" w:styleId="Header">
    <w:name w:val="header"/>
    <w:basedOn w:val="Normal"/>
    <w:link w:val="HeaderChar"/>
    <w:uiPriority w:val="99"/>
    <w:semiHidden/>
    <w:unhideWhenUsed/>
    <w:rsid w:val="00501EF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01EF9"/>
  </w:style>
  <w:style w:type="paragraph" w:styleId="Footer">
    <w:name w:val="footer"/>
    <w:basedOn w:val="Normal"/>
    <w:link w:val="FooterChar"/>
    <w:uiPriority w:val="99"/>
    <w:semiHidden/>
    <w:unhideWhenUsed/>
    <w:rsid w:val="00501EF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01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772908">
      <w:bodyDiv w:val="1"/>
      <w:marLeft w:val="0"/>
      <w:marRight w:val="0"/>
      <w:marTop w:val="0"/>
      <w:marBottom w:val="0"/>
      <w:divBdr>
        <w:top w:val="none" w:sz="0" w:space="0" w:color="auto"/>
        <w:left w:val="none" w:sz="0" w:space="0" w:color="auto"/>
        <w:bottom w:val="none" w:sz="0" w:space="0" w:color="auto"/>
        <w:right w:val="none" w:sz="0" w:space="0" w:color="auto"/>
      </w:divBdr>
    </w:div>
    <w:div w:id="1668047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slmodels.github.io/OG-Core" TargetMode="External"/><Relationship Id="rId13" Type="http://schemas.openxmlformats.org/officeDocument/2006/relationships/comments" Target="comments.xml"/><Relationship Id="rId18" Type="http://schemas.openxmlformats.org/officeDocument/2006/relationships/hyperlink" Target="https://github.com/PSLmodels/OG-Core/blob/master/ogcore/TPI.py" TargetMode="External"/><Relationship Id="rId3" Type="http://schemas.openxmlformats.org/officeDocument/2006/relationships/settings" Target="settings.xml"/><Relationship Id="rId21" Type="http://schemas.openxmlformats.org/officeDocument/2006/relationships/hyperlink" Target="https://drive.google.com/file/d/1Rbu7HDMGECQl_Ipw15YSsZfunTBDrveb/view?usp=sharing" TargetMode="External"/><Relationship Id="rId7" Type="http://schemas.openxmlformats.org/officeDocument/2006/relationships/hyperlink" Target="https://github.com/PSLmodels/OG-Core" TargetMode="External"/><Relationship Id="rId12" Type="http://schemas.openxmlformats.org/officeDocument/2006/relationships/hyperlink" Target="https://sdgintegration.undp.org/climate-land-use-energy-and-water-systems-clews-models" TargetMode="External"/><Relationship Id="rId17" Type="http://schemas.openxmlformats.org/officeDocument/2006/relationships/hyperlink" Target="https://github.com/PSLmodels/OG-Core/blob/master/ogcore/SS.py" TargetMode="External"/><Relationship Id="rId25"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www.taxpolicycenter.org/publications/detailed-macroeconomic-analysis-president-bidens-2020-campaign-tax-proposa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slmodels.github.io/OG-Core/content/intro/parameters.html" TargetMode="External"/><Relationship Id="rId24"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hyperlink" Target="https://pypi.org/project/ogcore/" TargetMode="External"/><Relationship Id="rId19" Type="http://schemas.openxmlformats.org/officeDocument/2006/relationships/hyperlink" Target="https://pslmodels.github.io/OG-Core/content/citations.html" TargetMode="External"/><Relationship Id="rId4" Type="http://schemas.openxmlformats.org/officeDocument/2006/relationships/webSettings" Target="webSettings.xml"/><Relationship Id="rId9" Type="http://schemas.openxmlformats.org/officeDocument/2006/relationships/hyperlink" Target="http://pypi.org" TargetMode="External"/><Relationship Id="rId14" Type="http://schemas.microsoft.com/office/2011/relationships/commentsExtended" Target="commentsExtended.xml"/><Relationship Id="rId22"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Alfstad</dc:creator>
  <cp:lastModifiedBy>Marcelo T. LaFleur</cp:lastModifiedBy>
  <cp:revision>8</cp:revision>
  <dcterms:created xsi:type="dcterms:W3CDTF">2024-10-31T18:08:00Z</dcterms:created>
  <dcterms:modified xsi:type="dcterms:W3CDTF">2025-10-20T16:06:00Z</dcterms:modified>
</cp:coreProperties>
</file>